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5DB2F2D" w14:textId="77777777" w:rsidR="004C693F" w:rsidRDefault="004C693F"/>
    <w:p w14:paraId="34ADB4B4" w14:textId="77777777" w:rsidR="004C693F" w:rsidRDefault="004C693F"/>
    <w:p w14:paraId="06FA31B0" w14:textId="77777777" w:rsidR="004C693F" w:rsidRDefault="004C693F"/>
    <w:p w14:paraId="4750EDAD" w14:textId="77777777" w:rsidR="004C693F" w:rsidRDefault="004C693F"/>
    <w:p w14:paraId="06BADD4B" w14:textId="77777777" w:rsidR="004C693F" w:rsidRDefault="008737C7">
      <w:pPr>
        <w:spacing w:after="60"/>
        <w:jc w:val="center"/>
      </w:pPr>
      <w:r>
        <w:rPr>
          <w:b/>
          <w:bCs/>
          <w:sz w:val="44"/>
          <w:szCs w:val="44"/>
        </w:rPr>
        <w:t>TOWN OF CHINA GROVE</w:t>
      </w:r>
    </w:p>
    <w:p w14:paraId="49C838BF" w14:textId="77777777" w:rsidR="004C693F" w:rsidRDefault="008737C7">
      <w:pPr>
        <w:spacing w:after="140"/>
        <w:jc w:val="center"/>
      </w:pPr>
      <w:r>
        <w:rPr>
          <w:b/>
          <w:bCs/>
          <w:sz w:val="26"/>
          <w:szCs w:val="26"/>
        </w:rPr>
        <w:t>NORTH CAROLINA</w:t>
      </w:r>
    </w:p>
    <w:p w14:paraId="2135E190" w14:textId="77777777" w:rsidR="004C693F" w:rsidRDefault="004C693F"/>
    <w:p w14:paraId="2B1B138D" w14:textId="77777777" w:rsidR="004C693F" w:rsidRDefault="004C693F"/>
    <w:p w14:paraId="48C9D194" w14:textId="77777777" w:rsidR="004C693F" w:rsidRDefault="004C693F"/>
    <w:p w14:paraId="0179EDF1" w14:textId="77777777" w:rsidR="004C693F" w:rsidRDefault="008737C7">
      <w:pPr>
        <w:spacing w:after="60"/>
        <w:jc w:val="center"/>
      </w:pPr>
      <w:r>
        <w:rPr>
          <w:sz w:val="40"/>
          <w:szCs w:val="40"/>
        </w:rPr>
        <w:t>BID PACKAGE</w:t>
      </w:r>
    </w:p>
    <w:p w14:paraId="3DA9DB7E" w14:textId="77777777" w:rsidR="004C693F" w:rsidRDefault="008737C7">
      <w:pPr>
        <w:spacing w:after="140"/>
        <w:jc w:val="center"/>
      </w:pPr>
      <w:r>
        <w:rPr>
          <w:sz w:val="26"/>
          <w:szCs w:val="26"/>
        </w:rPr>
        <w:t>For</w:t>
      </w:r>
    </w:p>
    <w:p w14:paraId="3856394E" w14:textId="77777777" w:rsidR="004C693F" w:rsidRDefault="004C693F"/>
    <w:p w14:paraId="5EE1440B" w14:textId="77777777" w:rsidR="004C693F" w:rsidRDefault="004C693F"/>
    <w:p w14:paraId="02FC4A9E" w14:textId="77777777" w:rsidR="004C693F" w:rsidRDefault="008737C7">
      <w:pPr>
        <w:spacing w:after="140"/>
        <w:jc w:val="center"/>
      </w:pPr>
      <w:r>
        <w:rPr>
          <w:b/>
          <w:bCs/>
          <w:sz w:val="44"/>
          <w:szCs w:val="44"/>
          <w:u w:val="single"/>
        </w:rPr>
        <w:t>STREET RESURFACING</w:t>
      </w:r>
    </w:p>
    <w:p w14:paraId="23C7431A" w14:textId="77777777" w:rsidR="004C693F" w:rsidRDefault="004C693F"/>
    <w:p w14:paraId="2E65FCAA" w14:textId="77777777" w:rsidR="004C693F" w:rsidRDefault="004C693F"/>
    <w:p w14:paraId="199AC36D" w14:textId="77777777" w:rsidR="004C693F" w:rsidRDefault="008737C7">
      <w:pPr>
        <w:spacing w:after="60"/>
        <w:jc w:val="center"/>
      </w:pPr>
      <w:r>
        <w:rPr>
          <w:b/>
          <w:bCs/>
          <w:sz w:val="32"/>
          <w:szCs w:val="32"/>
        </w:rPr>
        <w:t>Contract No. STR-27</w:t>
      </w:r>
    </w:p>
    <w:p w14:paraId="6147F2E1" w14:textId="77777777" w:rsidR="004C693F" w:rsidRDefault="008737C7">
      <w:pPr>
        <w:spacing w:after="140"/>
        <w:jc w:val="center"/>
      </w:pPr>
      <w:r>
        <w:rPr>
          <w:b/>
          <w:bCs/>
          <w:sz w:val="32"/>
          <w:szCs w:val="32"/>
        </w:rPr>
        <w:t>Bid No. [____]</w:t>
      </w:r>
    </w:p>
    <w:p w14:paraId="203D8A1E" w14:textId="77777777" w:rsidR="004C693F" w:rsidRDefault="004C693F"/>
    <w:p w14:paraId="73E85558" w14:textId="77777777" w:rsidR="004C693F" w:rsidRDefault="004C693F"/>
    <w:p w14:paraId="331F16DE" w14:textId="77777777" w:rsidR="004C693F" w:rsidRDefault="008737C7">
      <w:pPr>
        <w:spacing w:after="140"/>
        <w:jc w:val="center"/>
      </w:pPr>
      <w:r>
        <w:rPr>
          <w:i/>
          <w:iCs/>
        </w:rPr>
        <w:t>Formally bid pursuant to N.C. Gen. Stat. § 143-129</w:t>
      </w:r>
    </w:p>
    <w:p w14:paraId="4ABD0CE7" w14:textId="77777777" w:rsidR="004C693F" w:rsidRDefault="004C693F"/>
    <w:p w14:paraId="51A4D3FB" w14:textId="77777777" w:rsidR="004C693F" w:rsidRDefault="004C693F"/>
    <w:p w14:paraId="3B652AC3" w14:textId="77777777" w:rsidR="004C693F" w:rsidRDefault="004C693F"/>
    <w:p w14:paraId="332647DE" w14:textId="77777777" w:rsidR="004C693F" w:rsidRDefault="004C693F"/>
    <w:p w14:paraId="5E9FDEFF" w14:textId="77777777" w:rsidR="004C693F" w:rsidRDefault="004C693F"/>
    <w:p w14:paraId="363AC430" w14:textId="77777777" w:rsidR="004C693F" w:rsidRDefault="004C693F"/>
    <w:p w14:paraId="07854054" w14:textId="77777777" w:rsidR="004C693F" w:rsidRDefault="008737C7">
      <w:pPr>
        <w:spacing w:after="80"/>
        <w:jc w:val="center"/>
      </w:pPr>
      <w:r>
        <w:rPr>
          <w:b/>
          <w:bCs/>
          <w:sz w:val="24"/>
          <w:szCs w:val="24"/>
        </w:rPr>
        <w:t>PUBLIC WORKS DEPARTMENT</w:t>
      </w:r>
    </w:p>
    <w:p w14:paraId="1E0196A8" w14:textId="77777777" w:rsidR="004C693F" w:rsidRDefault="008737C7">
      <w:pPr>
        <w:spacing w:after="40"/>
        <w:jc w:val="center"/>
      </w:pPr>
      <w:r>
        <w:rPr>
          <w:sz w:val="21"/>
          <w:szCs w:val="21"/>
        </w:rPr>
        <w:t>618 Salisbury Street, China Grove, North Carolina 28023</w:t>
      </w:r>
    </w:p>
    <w:p w14:paraId="3DFD7117" w14:textId="77777777" w:rsidR="004C693F" w:rsidRDefault="008737C7">
      <w:pPr>
        <w:spacing w:after="40"/>
        <w:jc w:val="center"/>
      </w:pPr>
      <w:r>
        <w:rPr>
          <w:sz w:val="21"/>
          <w:szCs w:val="21"/>
        </w:rPr>
        <w:t>Mailing: 333 North Main Street, China Grove, North Carolina 28023</w:t>
      </w:r>
    </w:p>
    <w:p w14:paraId="3EE852D3" w14:textId="77777777" w:rsidR="004C693F" w:rsidRDefault="008737C7">
      <w:pPr>
        <w:spacing w:after="140"/>
        <w:jc w:val="center"/>
      </w:pPr>
      <w:r>
        <w:rPr>
          <w:sz w:val="21"/>
          <w:szCs w:val="21"/>
        </w:rPr>
        <w:t>(704) 857-2466</w:t>
      </w:r>
    </w:p>
    <w:p w14:paraId="71BE4FD3" w14:textId="77777777" w:rsidR="004C693F" w:rsidRDefault="008737C7">
      <w:r>
        <w:br w:type="page"/>
      </w:r>
    </w:p>
    <w:p w14:paraId="2D09566D" w14:textId="77777777" w:rsidR="004C693F" w:rsidRDefault="008737C7">
      <w:pPr>
        <w:keepNext/>
        <w:spacing w:after="200"/>
        <w:jc w:val="center"/>
      </w:pPr>
      <w:r>
        <w:rPr>
          <w:b/>
          <w:bCs/>
          <w:sz w:val="30"/>
          <w:szCs w:val="30"/>
          <w:u w:val="single"/>
        </w:rPr>
        <w:lastRenderedPageBreak/>
        <w:t>INVITATION TO BID</w:t>
      </w:r>
    </w:p>
    <w:p w14:paraId="5A456857" w14:textId="77777777" w:rsidR="004C693F" w:rsidRDefault="008737C7">
      <w:pPr>
        <w:spacing w:after="40"/>
        <w:jc w:val="center"/>
      </w:pPr>
      <w:r>
        <w:rPr>
          <w:b/>
          <w:bCs/>
          <w:sz w:val="23"/>
          <w:szCs w:val="23"/>
        </w:rPr>
        <w:t>Town of China Grove — Public Works Department</w:t>
      </w:r>
    </w:p>
    <w:p w14:paraId="33C0BC28" w14:textId="77777777" w:rsidR="004C693F" w:rsidRDefault="008737C7">
      <w:pPr>
        <w:spacing w:after="240"/>
        <w:jc w:val="center"/>
      </w:pPr>
      <w:r>
        <w:rPr>
          <w:b/>
          <w:bCs/>
          <w:sz w:val="23"/>
          <w:szCs w:val="23"/>
        </w:rPr>
        <w:t>Date: [ADVERTISEMENT DATE], 2026</w:t>
      </w:r>
    </w:p>
    <w:p w14:paraId="03FF0940" w14:textId="77777777" w:rsidR="004C693F" w:rsidRDefault="008737C7">
      <w:pPr>
        <w:spacing w:after="140"/>
      </w:pPr>
      <w:r>
        <w:t>Sealed bids will be received by the Town of China Grove in the Town Council Chambers, China Grove Town Hall, 333 North Main Street, China Grove, North Carolina 28023, until 2:00 p.m., local time, [DAY], [BID OPENING DATE], 2026, for Street Resurfacing, Contract No. STR-27.</w:t>
      </w:r>
    </w:p>
    <w:p w14:paraId="6A1290FF" w14:textId="77777777" w:rsidR="004C693F" w:rsidRDefault="008737C7">
      <w:pPr>
        <w:spacing w:after="140"/>
      </w:pPr>
      <w:r>
        <w:t>At said place and time, and promptly thereafter, all bids duly received will be publicly opened and read aloud.</w:t>
      </w:r>
    </w:p>
    <w:p w14:paraId="6551820B" w14:textId="77777777" w:rsidR="004C693F" w:rsidRDefault="008737C7">
      <w:pPr>
        <w:keepNext/>
        <w:spacing w:before="160" w:after="100"/>
      </w:pPr>
      <w:r>
        <w:rPr>
          <w:b/>
          <w:bCs/>
        </w:rPr>
        <w:t>Project Information.</w:t>
      </w:r>
    </w:p>
    <w:p w14:paraId="02F6C00F" w14:textId="77777777" w:rsidR="004C693F" w:rsidRDefault="008737C7">
      <w:pPr>
        <w:spacing w:after="140"/>
      </w:pPr>
      <w:r>
        <w:t>The work under this contract includes, but is not limited to, the selected Contractor performing crack and joint sealing, patching, leveling, milling, resurfacing, re-striping, re-marking, re-installation of permanent raised pavement markings, and incidental concrete work on designated streets in the Town of China Grove as identified by the Public Works Department, including mobilizations and demobilizations; all labor including special subcontracting; permits, licenses, and certifications; handwork, fabrications, tools, equipment, all materials, miscellaneous hardware, consumables, preparations, and adhesives; excavation and grading; hauling; traffic control and work zone safety operations; site security and security of the work; infrastructure removals and resettings; incidental infrastructure relocations; removal of debris, cleanup, and disposal; seeding and mulching; testing; touch-up repairs; and all else required as necessary in accordance with the Contract documents to the satisfaction of the Director and the Town of China Grove.</w:t>
      </w:r>
    </w:p>
    <w:p w14:paraId="4F32ADAE" w14:textId="77777777" w:rsidR="004C693F" w:rsidRDefault="008737C7">
      <w:pPr>
        <w:keepNext/>
        <w:spacing w:before="160" w:after="100"/>
      </w:pPr>
      <w:r>
        <w:rPr>
          <w:b/>
          <w:bCs/>
        </w:rPr>
        <w:t>Statutory Authority.</w:t>
      </w:r>
    </w:p>
    <w:p w14:paraId="663DC8D3" w14:textId="77777777" w:rsidR="004C693F" w:rsidRDefault="008737C7">
      <w:pPr>
        <w:spacing w:after="140"/>
      </w:pPr>
      <w:r>
        <w:t>This solicitation is issued under Article 8 of Chapter 143 of the North Carolina General Statutes. Because the Town's estimated cost of the work equals or exceeds five hundred thousand dollars ($500,000), the contract is let by formal sealed bid under N.C. Gen. Stat. § 143-129. This Invitation to Bid has been advertised in accordance with N.C. Gen. Stat. § 143-129(b) at least seven (7) full days before the date of the bid opening, in a newspaper of general circulation in the Town and by electronic means on the Town's website.</w:t>
      </w:r>
    </w:p>
    <w:p w14:paraId="6B4E249C" w14:textId="77777777" w:rsidR="004C693F" w:rsidRDefault="008737C7">
      <w:pPr>
        <w:spacing w:after="140"/>
      </w:pPr>
      <w:r>
        <w:t>Pursuant to N.C. Gen. Stat. § 143-132, no contract will be awarded unless at least three (3) competitive bids have been received from reputable and qualified contractors regularly engaged in this class of work. If fewer than three bids are received, the Town will re-advertise, and if as a result of the second advertisement fewer than three bids are again received, the Town may award the contract to the lowest responsible, responsive bidder, even if only one bid is received.</w:t>
      </w:r>
    </w:p>
    <w:p w14:paraId="2FDF6C55" w14:textId="77777777" w:rsidR="004C693F" w:rsidRDefault="008737C7">
      <w:pPr>
        <w:keepNext/>
        <w:spacing w:before="160" w:after="100"/>
      </w:pPr>
      <w:r>
        <w:rPr>
          <w:b/>
          <w:bCs/>
        </w:rPr>
        <w:t>Contract Documents.</w:t>
      </w:r>
    </w:p>
    <w:p w14:paraId="294BD5DE" w14:textId="77777777" w:rsidR="004C693F" w:rsidRDefault="008737C7">
      <w:pPr>
        <w:spacing w:after="140"/>
      </w:pPr>
      <w:r>
        <w:t>All bids must be in accordance with the Contract documents on file with the Town of China Grove Public Works Department. Copies of the Contract documents may be obtained from the Town of China Grove at the address stated above or by contacting the Town representative identified below.</w:t>
      </w:r>
    </w:p>
    <w:p w14:paraId="5D586915" w14:textId="77777777" w:rsidR="004C693F" w:rsidRDefault="008737C7">
      <w:pPr>
        <w:keepNext/>
        <w:spacing w:before="160" w:after="100"/>
      </w:pPr>
      <w:r>
        <w:rPr>
          <w:b/>
          <w:bCs/>
        </w:rPr>
        <w:t>Licensing.</w:t>
      </w:r>
    </w:p>
    <w:p w14:paraId="23C436C1" w14:textId="77777777" w:rsidR="004C693F" w:rsidRDefault="008737C7">
      <w:pPr>
        <w:spacing w:after="140"/>
      </w:pPr>
      <w:r>
        <w:t>Bidders must be licensed general contractors in the State of North Carolina in the appropriate classification and limitation for the work bid, pursuant to Article 1 of Chapter 87 of the North Carolina General Statutes. All subcontractors performing work requiring licensure must likewise be licensed in North Carolina. A bid submitted by an unlicensed contractor, where licensure is required, will be rejected as non-responsive.</w:t>
      </w:r>
    </w:p>
    <w:p w14:paraId="397541B6" w14:textId="77777777" w:rsidR="004C693F" w:rsidRDefault="008737C7">
      <w:pPr>
        <w:keepNext/>
        <w:spacing w:before="160" w:after="100"/>
      </w:pPr>
      <w:r>
        <w:rPr>
          <w:b/>
          <w:bCs/>
        </w:rPr>
        <w:lastRenderedPageBreak/>
        <w:t>Basis of Bid.</w:t>
      </w:r>
    </w:p>
    <w:p w14:paraId="6266B46A" w14:textId="77777777" w:rsidR="004C693F" w:rsidRDefault="008737C7">
      <w:pPr>
        <w:spacing w:after="140"/>
      </w:pPr>
      <w:r>
        <w:t>Bids will be received on a unit price basis. Quantities shown on the Bid Form are estimated and are provided solely for the purpose of comparing bids and establishing the initial contract amount. Final payment will be based on actual quantities satisfactorily installed and accepted.</w:t>
      </w:r>
    </w:p>
    <w:p w14:paraId="1924236C" w14:textId="77777777" w:rsidR="004C693F" w:rsidRDefault="008737C7">
      <w:pPr>
        <w:keepNext/>
        <w:spacing w:before="160" w:after="100"/>
      </w:pPr>
      <w:r>
        <w:rPr>
          <w:b/>
          <w:bCs/>
        </w:rPr>
        <w:t>Bid Security and Bonds.</w:t>
      </w:r>
    </w:p>
    <w:p w14:paraId="1A6FA2B4" w14:textId="77777777" w:rsidR="004C693F" w:rsidRDefault="008737C7">
      <w:pPr>
        <w:spacing w:after="140"/>
      </w:pPr>
      <w:r>
        <w:t>Each bid must be accompanied by bid security in the amount of five percent (5%) of the total bid, in the form of cash, a certified check or cashier's check drawn on a bank or trust company insured by the FDIC, or a bid bond executed by a corporate surety licensed under the laws of North Carolina, as required by N.C. Gen. Stat. § 143-129(b).</w:t>
      </w:r>
    </w:p>
    <w:p w14:paraId="47C19D45" w14:textId="77777777" w:rsidR="004C693F" w:rsidRDefault="008737C7">
      <w:pPr>
        <w:spacing w:after="140"/>
      </w:pPr>
      <w:r>
        <w:t>The successful Bidder will be required to furnish a Performance Bond in the amount of one hundred percent (100%) of the contract price and a Payment Bond in the amount of one hundred percent (100%) of the contract price, as required by Article 3 of Chapter 44A of the North Carolina General Statutes (N.C. Gen. Stat. § 44A-26). Bonds shall be executed by a surety company authorized to do business in North Carolina and shall be on the forms provided by the Town.</w:t>
      </w:r>
    </w:p>
    <w:p w14:paraId="69BB3DA6" w14:textId="62343A83" w:rsidR="004C693F" w:rsidRDefault="008737C7">
      <w:pPr>
        <w:keepNext/>
        <w:spacing w:before="160" w:after="100"/>
      </w:pPr>
      <w:r>
        <w:rPr>
          <w:b/>
          <w:bCs/>
        </w:rPr>
        <w:t xml:space="preserve">Nondiscrimination </w:t>
      </w:r>
    </w:p>
    <w:p w14:paraId="4F39047C" w14:textId="77777777" w:rsidR="004C693F" w:rsidRDefault="008737C7">
      <w:pPr>
        <w:spacing w:after="140"/>
      </w:pPr>
      <w:r>
        <w:t>The Town of China Grove does not discriminate in administering any of its programs and activities. The Contractor awarded the contract will be required to assure that no person shall be denied employment or fair treatment, or in any way discriminated against on the basis of race, sex, religion, age, national origin, or disability.</w:t>
      </w:r>
    </w:p>
    <w:p w14:paraId="6B324744" w14:textId="77777777" w:rsidR="004C693F" w:rsidRDefault="008737C7">
      <w:pPr>
        <w:keepNext/>
        <w:spacing w:before="160" w:after="100"/>
      </w:pPr>
      <w:r>
        <w:rPr>
          <w:b/>
          <w:bCs/>
        </w:rPr>
        <w:t>Standard Specifications.</w:t>
      </w:r>
    </w:p>
    <w:p w14:paraId="02E4FD8F" w14:textId="77777777" w:rsidR="004C693F" w:rsidRDefault="008737C7">
      <w:pPr>
        <w:spacing w:after="140"/>
      </w:pPr>
      <w:r>
        <w:t>The North Carolina Department of Transportation Standard Specifications for Roads and Structures (“Standard Specifications”), latest edition, and the NCDOT Roadway Standard Drawings (“Standard Drawings”), latest edition, shall govern the work. The Contractor shall obtain and maintain a copy of each. Definitions shall be as stated in Section 101 of the Standard Specifications, except that terms that specifically delineate and apply to the North Carolina Department of Transportation and its Divisions shall be read as synonymous with and applied to the Town of China Grove and its comparable departments, and as further defined in Exhibit “G” of the Contract documents.</w:t>
      </w:r>
    </w:p>
    <w:p w14:paraId="25E0022F" w14:textId="77777777" w:rsidR="004C693F" w:rsidRDefault="008737C7">
      <w:pPr>
        <w:keepNext/>
        <w:spacing w:before="160" w:after="100"/>
      </w:pPr>
      <w:r>
        <w:rPr>
          <w:b/>
          <w:bCs/>
        </w:rPr>
        <w:t>Drug-Free Workplace.</w:t>
      </w:r>
    </w:p>
    <w:p w14:paraId="1DC09780" w14:textId="77777777" w:rsidR="004C693F" w:rsidRDefault="008737C7">
      <w:pPr>
        <w:spacing w:after="140"/>
      </w:pPr>
      <w:r>
        <w:t>It is a requirement of the Town of China Grove that the project work site and work force be drug free. The Bidder's qualifications statement shall include a commitment to this requirement and a description of the plan by which the firm will ensure compliance.</w:t>
      </w:r>
    </w:p>
    <w:p w14:paraId="0080CC7D" w14:textId="77777777" w:rsidR="004C693F" w:rsidRDefault="008737C7">
      <w:pPr>
        <w:keepNext/>
        <w:spacing w:before="160" w:after="100"/>
      </w:pPr>
      <w:r>
        <w:rPr>
          <w:b/>
          <w:bCs/>
        </w:rPr>
        <w:t>Reservation of Rights.</w:t>
      </w:r>
    </w:p>
    <w:p w14:paraId="683199B8" w14:textId="77777777" w:rsidR="004C693F" w:rsidRDefault="008737C7">
      <w:pPr>
        <w:spacing w:after="140"/>
      </w:pPr>
      <w:r>
        <w:t>The Town of China Grove reserves the right to reject any or all bids, including without limitation the right to reject any nonconforming, nonresponsive, unbalanced, or conditional bid, and to waive informalities, as permitted by N.C. Gen. Stat. § 143-129(b). Award, if made, will be to the lowest responsible, responsive bidder, taking into consideration quality, performance, and the time specified in the Bid Form for performance of the work. Award of this contract is subject to approval by the China Grove Town Council and to the appropriation of funds in accordance with N.C. Gen. Stat. § 159-28.</w:t>
      </w:r>
    </w:p>
    <w:p w14:paraId="51E31E88" w14:textId="77777777" w:rsidR="004C693F" w:rsidRDefault="008737C7">
      <w:pPr>
        <w:spacing w:after="140"/>
      </w:pPr>
      <w:r>
        <w:t>If the contract is awarded, the Town will give the successful Bidder a Notice of Award within the number of days set forth in the Bid Form.</w:t>
      </w:r>
    </w:p>
    <w:p w14:paraId="111721EC" w14:textId="77777777" w:rsidR="004C693F" w:rsidRDefault="008737C7">
      <w:pPr>
        <w:keepNext/>
        <w:spacing w:before="160" w:after="100"/>
      </w:pPr>
      <w:r>
        <w:rPr>
          <w:b/>
          <w:bCs/>
        </w:rPr>
        <w:t>Questions.</w:t>
      </w:r>
    </w:p>
    <w:p w14:paraId="3F7D1E65" w14:textId="77777777" w:rsidR="004C693F" w:rsidRDefault="008737C7">
      <w:pPr>
        <w:spacing w:after="140"/>
      </w:pPr>
      <w:r>
        <w:t xml:space="preserve">All questions concerning this bid request shall be directed in writing to David Ketner, Director of Public Works, Town of China Grove, at [EMAIL] or (704) 857-2466. Questions received less than ten (10) days </w:t>
        <w:lastRenderedPageBreak/>
        <w:t>prior to the date of the bid opening may not be answered. Only answers issued by written Addendum will be binding.</w:t>
      </w:r>
    </w:p>
    <w:p w14:paraId="3E03E35B" w14:textId="77777777" w:rsidR="004C693F" w:rsidRDefault="004C693F"/>
    <w:p w14:paraId="3635EBA8" w14:textId="77777777" w:rsidR="004C693F" w:rsidRDefault="004C693F"/>
    <w:p w14:paraId="4D9E5E74" w14:textId="77777777" w:rsidR="004C693F" w:rsidRDefault="008737C7">
      <w:pPr>
        <w:spacing w:after="40"/>
        <w:ind w:left="4680"/>
      </w:pPr>
      <w:r>
        <w:t>BY: ______________________________________</w:t>
      </w:r>
    </w:p>
    <w:p w14:paraId="4F9A5A7C" w14:textId="77777777" w:rsidR="004C693F" w:rsidRDefault="008737C7">
      <w:pPr>
        <w:spacing w:after="40"/>
        <w:ind w:left="5040"/>
      </w:pPr>
      <w:r>
        <w:t>Franklin D. Gover III, AICP, ICMA-CM</w:t>
      </w:r>
    </w:p>
    <w:p w14:paraId="6F8E38C9" w14:textId="77777777" w:rsidR="004C693F" w:rsidRDefault="008737C7">
      <w:pPr>
        <w:spacing w:after="140"/>
        <w:ind w:left="5040"/>
      </w:pPr>
      <w:r>
        <w:t>Town Manager</w:t>
      </w:r>
    </w:p>
    <w:p w14:paraId="3E256CE2" w14:textId="77777777" w:rsidR="004C693F" w:rsidRDefault="008737C7">
      <w:r>
        <w:br w:type="page"/>
      </w:r>
    </w:p>
    <w:p w14:paraId="3CCEE94D" w14:textId="77777777" w:rsidR="004C693F" w:rsidRDefault="008737C7">
      <w:pPr>
        <w:keepNext/>
        <w:spacing w:after="200"/>
        <w:jc w:val="center"/>
      </w:pPr>
      <w:r>
        <w:rPr>
          <w:b/>
          <w:bCs/>
          <w:sz w:val="28"/>
          <w:szCs w:val="28"/>
          <w:u w:val="single"/>
        </w:rPr>
        <w:lastRenderedPageBreak/>
        <w:t>STANDARD FORM CONSTRUCTION CONTRACT</w:t>
      </w:r>
    </w:p>
    <w:p w14:paraId="68D90896" w14:textId="77777777" w:rsidR="004C693F" w:rsidRDefault="008737C7">
      <w:pPr>
        <w:spacing w:after="240"/>
        <w:jc w:val="center"/>
      </w:pPr>
      <w:r>
        <w:rPr>
          <w:b/>
          <w:bCs/>
          <w:sz w:val="23"/>
          <w:szCs w:val="23"/>
        </w:rPr>
        <w:t>Street Resurfacing — Contract No. STR-27</w:t>
      </w:r>
    </w:p>
    <w:p w14:paraId="692B459F" w14:textId="77777777" w:rsidR="004C693F" w:rsidRDefault="008737C7">
      <w:pPr>
        <w:spacing w:after="140"/>
      </w:pPr>
      <w:r>
        <w:t xml:space="preserve">This contract (together with all exhibits and valid amendments, the “Agreement” or the “Contract”) is made and entered into as of the Notice to Proceed Date specified on EXHIBIT “</w:t>
      </w:r>
      <w:del w:id="90001" w:author="Trustblocks draft" w:date="2026-09-27T00:00:00Z">
        <w:r>
          <w:delText xml:space="preserve">K</w:delText>
        </w:r>
      </w:del>
      <w:ins w:id="90002" w:author="Trustblocks draft" w:date="2026-09-27T00:00:00Z">
        <w:r>
          <w:t xml:space="preserve">J</w:t>
        </w:r>
      </w:ins>
      <w:r>
        <w:t xml:space="preserve">,” by the TOWN OF CHINA GROVE, a North Carolina municipal corporation (“Town”), and ______________________________ (“Contractor”), ( ) a corporation, ( ) a professional corporation, ( ) a professional association, ( ) a limited liability company, ( ) a limited partnership, ( ) a sole proprietorship, or ( ) a general partnership; organized and existing under the laws of the State of ______________________ and authorized to transact business in the State of North Carolina.</w:t>
      </w:r>
    </w:p>
    <w:p w14:paraId="3C1ACA84" w14:textId="77777777" w:rsidR="004C693F" w:rsidRDefault="008737C7">
      <w:pPr>
        <w:keepNext/>
        <w:spacing w:before="160" w:after="100"/>
      </w:pPr>
      <w:r>
        <w:rPr>
          <w:b/>
          <w:bCs/>
        </w:rPr>
        <w:t>Sec. 1. Background and Purpose.</w:t>
      </w:r>
    </w:p>
    <w:p w14:paraId="6AD7F70D" w14:textId="77777777" w:rsidR="004C693F" w:rsidRDefault="008737C7">
      <w:pPr>
        <w:spacing w:after="140"/>
      </w:pPr>
      <w:r>
        <w:t>This contract consists of the selected Contractor performing street preservation and other associated work on designated streets in the Town of China Grove. All work and materials shall meet and be in accordance with the provisions of the Occupational Safety and Health Administration, the North Carolina Department of Labor, the North Carolina Department of Transportation Standard Specifications for Roads and Structures (latest edition), the NCDOT Roadway Standard Drawings (latest edition), and the Manual on Uniform Traffic Control Devices (latest edition), together with the NC Supplement thereto. The Contractor shall keep itself fully informed of all federal, State, and local laws, ordinances, and regulations applicable to the work.</w:t>
      </w:r>
    </w:p>
    <w:p w14:paraId="7A2DAA66" w14:textId="77777777" w:rsidR="004C693F" w:rsidRDefault="008737C7">
      <w:pPr>
        <w:keepNext/>
        <w:spacing w:before="160" w:after="100"/>
      </w:pPr>
      <w:r>
        <w:rPr>
          <w:b/>
          <w:bCs/>
        </w:rPr>
        <w:t>Sec. 2. Services and Scope to be Performed.</w:t>
      </w:r>
    </w:p>
    <w:p w14:paraId="44EF14D9" w14:textId="77777777" w:rsidR="004C693F" w:rsidRDefault="008737C7">
      <w:pPr>
        <w:spacing w:after="140"/>
      </w:pPr>
      <w:r>
        <w:t>The work under this contract includes, but is not limited to, the selected Contractor performing crack and joint sealing, patching, leveling, milling, resurfacing, re-striping, re-marking, re-installation of permanent raised pavement markings, and incidental concrete work on designated streets in the Town of China Grove as identified by the Public Works Department, including mobilizations and demobilizations; all labor including special subcontracting; permits, licenses, and certifications; handwork, fabrications, tools, equipment, all materials, miscellaneous hardware, consumables, preparations, and adhesives; excavation and grading; hauling; traffic control and work zone safety operations; site security and security of the work; infrastructure removals and resettings; incidental infrastructure relocations; removal of debris, cleanup, and disposal; seeding and mulching; testing; touch-up repairs; and all else required as necessary in accordance with the Contract documents to the satisfaction of the Director and the Town of China Grove, at the charges set forth in Exhibit “G.”</w:t>
      </w:r>
    </w:p>
    <w:p w14:paraId="22FFA42C" w14:textId="77777777" w:rsidR="004C693F" w:rsidRDefault="008737C7">
      <w:pPr>
        <w:spacing w:after="140"/>
      </w:pPr>
      <w:r>
        <w:t>Additional exhibits may be used to further define this Agreement when the Contractor and Town so agree. Any additional exhibits shall be designated with capitalized, sequential letters of the alphabet, shall be attached hereto and incorporated herein by reference as if fully recited, and shall become terms of this Agreement upon execution by both parties.</w:t>
      </w:r>
    </w:p>
    <w:p w14:paraId="4449EF92" w14:textId="77777777" w:rsidR="004C693F" w:rsidRDefault="008737C7">
      <w:pPr>
        <w:spacing w:after="140"/>
      </w:pPr>
      <w:r>
        <w:t>In this Contract, “services” means the services the Contractor is required to perform pursuant to this Contract and all of the Contractor's duties to the Town that arise out of this Contract. Any amendment, correction, or change order by either party must be made in writing and signed in the same manner as the original. The Town reserves the right to refuse payment for any work outside that authorized herein or pursuant to a duly approved amendment or change order.</w:t>
      </w:r>
    </w:p>
    <w:p w14:paraId="637887BB" w14:textId="77777777" w:rsidR="004C693F" w:rsidRDefault="008737C7">
      <w:pPr>
        <w:keepNext/>
        <w:spacing w:before="160" w:after="100"/>
      </w:pPr>
      <w:r>
        <w:rPr>
          <w:b/>
          <w:bCs/>
        </w:rPr>
        <w:t>Sec. 3. Complete Work without Extra Cost.</w:t>
      </w:r>
    </w:p>
    <w:p w14:paraId="21FC0D04" w14:textId="77777777" w:rsidR="004C693F" w:rsidRDefault="008737C7">
      <w:pPr>
        <w:spacing w:after="140"/>
      </w:pPr>
      <w:r>
        <w:t>Unless otherwise provided, the Contractor shall obtain and provide, without additional cost to the Town, all labor, materials, equipment, transportation, facilities, services, permits, and licenses necessary to perform the work.</w:t>
      </w:r>
    </w:p>
    <w:p w14:paraId="5D8C2480" w14:textId="77777777" w:rsidR="004C693F" w:rsidRDefault="008737C7">
      <w:pPr>
        <w:keepNext/>
        <w:spacing w:before="160" w:after="100"/>
      </w:pPr>
      <w:r>
        <w:rPr>
          <w:b/>
          <w:bCs/>
        </w:rPr>
        <w:lastRenderedPageBreak/>
        <w:t>Sec. 4. Compensation.</w:t>
      </w:r>
    </w:p>
    <w:p w14:paraId="6461185E" w14:textId="77777777" w:rsidR="004C693F" w:rsidRDefault="008737C7">
      <w:pPr>
        <w:spacing w:after="140"/>
      </w:pPr>
      <w:r>
        <w:t>The Town shall pay the Contractor for the work as described in Exhibit “A” and at the unit prices set forth in the Bid Form at Exhibit “G.” Any additional expense or charge shall be paid only after both the Town and the Contractor agree to and execute a written change order. The Town shall not be obligated to pay the Contractor any fee, payment, expense, or compensation other than those authorized in this Contract or in a duly approved change order. All payments shall be deemed inclusive of tax and other obligations.</w:t>
      </w:r>
    </w:p>
    <w:p w14:paraId="7BF0AE21" w14:textId="77777777" w:rsidR="004C693F" w:rsidRDefault="008737C7">
      <w:pPr>
        <w:keepNext/>
        <w:spacing w:before="160" w:after="100"/>
      </w:pPr>
      <w:r>
        <w:rPr>
          <w:b/>
          <w:bCs/>
        </w:rPr>
        <w:t>Sec. 4a. Retainage.</w:t>
      </w:r>
    </w:p>
    <w:p w14:paraId="5B551BFA" w14:textId="77777777" w:rsidR="004C693F" w:rsidRDefault="008737C7">
      <w:pPr>
        <w:spacing w:after="140"/>
      </w:pPr>
      <w:r>
        <w:t>Retainage shall be governed by N.C. Gen. Stat. § 143-134.1. The Town shall withhold no retainage on contracts having a total project cost of less than one hundred thousand dollars ($100,000). The Town may withhold retainage on contracts having a total project cost between $100,000 and $299,999. The Town shall withhold retainage on contracts whose total project cost exceeds $300,000. When withheld, retainage shall not exceed five percent (5%) of each periodic payment. After the project is fifty percent (50%) complete, the Town shall withhold no further retainage from subsequent payments, provided that (i) the surety concurs in writing, (ii) the Contractor continues to perform satisfactorily, and (iii) any nonconforming work identified in writing by the engineer or the Town has been corrected by the Contractor and accepted. If the Town determines that the Contractor's performance is unsatisfactory, the Town may reinstate retainage of up to five percent (5%) from each subsequent payment. The Town may withhold amounts in excess of five percent (5%) for unsatisfactory job progress, defective construction not remedied, disputed work, third-party claims filed against the Town, or reasonable evidence that a third-party claim will be filed.</w:t>
      </w:r>
    </w:p>
    <w:p w14:paraId="6B1F268D" w14:textId="77777777" w:rsidR="004C693F" w:rsidRDefault="008737C7">
      <w:pPr>
        <w:spacing w:after="60"/>
      </w:pPr>
      <w:r>
        <w:rPr>
          <w:b/>
          <w:bCs/>
        </w:rPr>
        <w:t>Definitions:</w:t>
      </w:r>
    </w:p>
    <w:p w14:paraId="2516DC2C" w14:textId="77777777" w:rsidR="004C693F" w:rsidRDefault="008737C7">
      <w:pPr>
        <w:spacing w:after="140"/>
      </w:pPr>
      <w:r>
        <w:t>“Total Project Cost” means the total value of the Contract and any approved change orders or amendments.</w:t>
      </w:r>
    </w:p>
    <w:p w14:paraId="79093BA7" w14:textId="77777777" w:rsidR="004C693F" w:rsidRDefault="008737C7">
      <w:pPr>
        <w:spacing w:after="140"/>
      </w:pPr>
      <w:r>
        <w:t>“Project is Fifty Percent Complete” means the point at which the Contractor's validly issued gross project invoices (excluding the value of materials stored off site) equal or exceed fifty percent of the value of the Contract, except that the value of materials stored on site shall not exceed twenty percent of the Contractor's gross project invoices for purposes of determining whether the project is fifty percent complete.</w:t>
      </w:r>
    </w:p>
    <w:p w14:paraId="7242744B" w14:textId="77777777" w:rsidR="004C693F" w:rsidRDefault="008737C7">
      <w:pPr>
        <w:keepNext/>
        <w:spacing w:before="160" w:after="100"/>
      </w:pPr>
      <w:r>
        <w:rPr>
          <w:b/>
          <w:bCs/>
        </w:rPr>
        <w:t>Sec. 5. Term.</w:t>
      </w:r>
    </w:p>
    <w:p w14:paraId="7A74608C" w14:textId="77777777" w:rsidR="004C693F" w:rsidRDefault="008737C7">
      <w:pPr>
        <w:spacing w:after="140"/>
      </w:pPr>
      <w:r>
        <w:t xml:space="preserve">The Contractor shall commence work on the Notice to Proceed Date specified on EXHIBIT “</w:t>
      </w:r>
      <w:del w:id="90003" w:author="Trustblocks draft" w:date="2026-09-27T00:00:00Z">
        <w:r>
          <w:delText xml:space="preserve">K</w:delText>
        </w:r>
      </w:del>
      <w:ins w:id="90004" w:author="Trustblocks draft" w:date="2026-09-27T00:00:00Z">
        <w:r>
          <w:t xml:space="preserve">J</w:t>
        </w:r>
      </w:ins>
      <w:r>
        <w:t xml:space="preserve">” (the “Commence Date”) and shall complete the work within two hundred seventy (270) calendar days from the Commence Date (the “Completion Date”). All work set forth in the Scope of Services at Exhibit “A” shall be completed between the Commence Date and the Completion Date. Any portion of the work that the Town specifies and directs to be completed on a date before the Completion Date shall be set out in writing between the Town and the Contractor. Time is of the essence.</w:t>
      </w:r>
    </w:p>
    <w:p w14:paraId="5DA8CC13" w14:textId="77777777" w:rsidR="004C693F" w:rsidRDefault="008737C7">
      <w:pPr>
        <w:spacing w:after="140"/>
      </w:pPr>
      <w:r>
        <w:t>If the Contractor's obligations are not completed by the Completion Date or other specified date, the Town reserves the right to terminate this Agreement, order the Contractor to cease all work and vacate the premises, and procure equivalent services. The Contractor shall be accountable for all damages incurred by the Town as a consequence of the missed Completion Date. The exercise of any of these rights shall not prejudice any other right the Town may have at law or in equity.</w:t>
      </w:r>
    </w:p>
    <w:p w14:paraId="2FA9E06D" w14:textId="77777777" w:rsidR="004C693F" w:rsidRDefault="008737C7">
      <w:pPr>
        <w:spacing w:after="140"/>
      </w:pPr>
      <w:r>
        <w:t xml:space="preserve">Renewal. This Contract may be renewed for one (1) additional term of up to twelve (12) months only by written amendment executed by both parties before the Completion Date, at rates not exceeding a five percent (5%) increase over the original unit prices. This Contract does not renew automatically. Any renewal term is expressly contingent upon the appropriation of funds by the Town Council for that fiscal year and upon a pre-audit certificate executed by the Town Finance Officer in accordance with N.C. Gen. </w:t>
        <w:lastRenderedPageBreak/>
        <w:t>Stat. § 159-28. No obligation of the Town extends beyond the current fiscal year absent such appropriation and certification.</w:t>
      </w:r>
    </w:p>
    <w:p w14:paraId="2313822D" w14:textId="77777777" w:rsidR="004C693F" w:rsidRDefault="008737C7">
      <w:pPr>
        <w:keepNext/>
        <w:spacing w:before="160" w:after="100"/>
      </w:pPr>
      <w:r>
        <w:rPr>
          <w:b/>
          <w:bCs/>
        </w:rPr>
        <w:t>Sec. 6. Contractor's Billings to Town.</w:t>
      </w:r>
    </w:p>
    <w:p w14:paraId="3E75C440" w14:textId="77777777" w:rsidR="004C693F" w:rsidRDefault="008737C7">
      <w:pPr>
        <w:spacing w:after="140"/>
      </w:pPr>
      <w:r>
        <w:t>The Contractor shall submit an original pay request (invoice) to the Town of China Grove Public Works Department, with a copy to the Town Finance Officer, by the twenty-fifth (25th) day of each month. Upon receipt, the Director or the Director's designated representative shall verify quantities and amounts and, if correct, forward the request to the Finance Department for processing. Periodic payments shall be made within thirty (30) days of approval. Final payment shall be made in accordance with N.C. Gen. Stat. § 143-134.1. Within sixty (60) days after submission of the final pay request, the Town (with the written consent of the surety) shall release to the Contractor all retainage, provided the Town receives a certificate of substantial completion from the engineer or designer in charge of the project or the Town receives beneficial occupancy and use of the project. In either case, the Town may retain up to 2.5 times the estimated value of the work to be completed or corrected.</w:t>
      </w:r>
    </w:p>
    <w:p w14:paraId="46F6A52A" w14:textId="77777777" w:rsidR="004C693F" w:rsidRDefault="008737C7">
      <w:pPr>
        <w:keepNext/>
        <w:spacing w:before="160" w:after="100"/>
      </w:pPr>
      <w:r>
        <w:rPr>
          <w:b/>
          <w:bCs/>
        </w:rPr>
        <w:t>Sec. 7. Insurance.</w:t>
      </w:r>
    </w:p>
    <w:p w14:paraId="7F2B14E5" w14:textId="77777777" w:rsidR="004C693F" w:rsidRDefault="008737C7">
      <w:pPr>
        <w:spacing w:after="140"/>
      </w:pPr>
      <w:r>
        <w:t>The Contractor shall maintain, and shall cause all subcontractors to maintain, insurance policies at all times during the term of this Contract with minimum limits as follows: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4C693F" w14:paraId="2923EE96" w14:textId="77777777">
        <w:trPr>
          <w:tblHeader/>
        </w:trPr>
        <w:tc>
          <w:tcPr>
            <w:tcW w:w="2800" w:type="dxa"/>
            <w:shd w:val="clear" w:color="auto" w:fill="D9D9D9"/>
            <w:tcMar>
              <w:top w:w="50" w:type="dxa"/>
              <w:left w:w="90" w:type="dxa"/>
              <w:bottom w:w="50" w:type="dxa"/>
              <w:right w:w="90" w:type="dxa"/>
            </w:tcMar>
            <w:vAlign w:val="center"/>
          </w:tcPr>
          <w:p w14:paraId="32CD90D3" w14:textId="77777777" w:rsidR="004C693F" w:rsidRDefault="008737C7">
            <w:r>
              <w:rPr>
                <w:b/>
                <w:bCs/>
                <w:sz w:val="20"/>
                <w:szCs w:val="20"/>
              </w:rPr>
              <w:t>Coverage</w:t>
            </w:r>
          </w:p>
        </w:tc>
        <w:tc>
          <w:tcPr>
            <w:tcW w:w="6560" w:type="dxa"/>
            <w:shd w:val="clear" w:color="auto" w:fill="D9D9D9"/>
            <w:tcMar>
              <w:top w:w="50" w:type="dxa"/>
              <w:left w:w="90" w:type="dxa"/>
              <w:bottom w:w="50" w:type="dxa"/>
              <w:right w:w="90" w:type="dxa"/>
            </w:tcMar>
            <w:vAlign w:val="center"/>
          </w:tcPr>
          <w:p w14:paraId="1339BD68" w14:textId="77777777" w:rsidR="004C693F" w:rsidRDefault="008737C7">
            <w:r>
              <w:rPr>
                <w:b/>
                <w:bCs/>
                <w:sz w:val="20"/>
                <w:szCs w:val="20"/>
              </w:rPr>
              <w:t>Minimum Limits</w:t>
            </w:r>
          </w:p>
        </w:tc>
      </w:tr>
      <w:tr w:rsidR="004C693F" w14:paraId="5BEF2CF4" w14:textId="77777777">
        <w:tc>
          <w:tcPr>
            <w:tcW w:w="2800" w:type="dxa"/>
            <w:tcMar>
              <w:top w:w="50" w:type="dxa"/>
              <w:left w:w="90" w:type="dxa"/>
              <w:bottom w:w="50" w:type="dxa"/>
              <w:right w:w="90" w:type="dxa"/>
            </w:tcMar>
            <w:vAlign w:val="center"/>
          </w:tcPr>
          <w:p w14:paraId="6284C5FC" w14:textId="77777777" w:rsidR="004C693F" w:rsidRDefault="008737C7">
            <w:r>
              <w:rPr>
                <w:sz w:val="20"/>
                <w:szCs w:val="20"/>
              </w:rPr>
              <w:t>Workers' Compensation</w:t>
            </w:r>
          </w:p>
        </w:tc>
        <w:tc>
          <w:tcPr>
            <w:tcW w:w="6560" w:type="dxa"/>
            <w:tcMar>
              <w:top w:w="50" w:type="dxa"/>
              <w:left w:w="90" w:type="dxa"/>
              <w:bottom w:w="50" w:type="dxa"/>
              <w:right w:w="90" w:type="dxa"/>
            </w:tcMar>
            <w:vAlign w:val="center"/>
          </w:tcPr>
          <w:p w14:paraId="1AAC380E" w14:textId="77777777" w:rsidR="004C693F" w:rsidRDefault="008737C7">
            <w:r>
              <w:rPr>
                <w:sz w:val="20"/>
                <w:szCs w:val="20"/>
              </w:rPr>
              <w:t>Statutory limits; $100,000 each accident; $100,000 bodily injury by disease each employee; $500,000 bodily injury by disease policy limit</w:t>
            </w:r>
          </w:p>
        </w:tc>
      </w:tr>
      <w:tr w:rsidR="004C693F" w14:paraId="4A7C8920" w14:textId="77777777">
        <w:tc>
          <w:tcPr>
            <w:tcW w:w="2800" w:type="dxa"/>
            <w:tcMar>
              <w:top w:w="50" w:type="dxa"/>
              <w:left w:w="90" w:type="dxa"/>
              <w:bottom w:w="50" w:type="dxa"/>
              <w:right w:w="90" w:type="dxa"/>
            </w:tcMar>
            <w:vAlign w:val="center"/>
          </w:tcPr>
          <w:p w14:paraId="019C6B81" w14:textId="77777777" w:rsidR="004C693F" w:rsidRDefault="008737C7">
            <w:r>
              <w:rPr>
                <w:sz w:val="20"/>
                <w:szCs w:val="20"/>
              </w:rPr>
              <w:t>Commercial General Liability</w:t>
            </w:r>
          </w:p>
        </w:tc>
        <w:tc>
          <w:tcPr>
            <w:tcW w:w="6560" w:type="dxa"/>
            <w:tcMar>
              <w:top w:w="50" w:type="dxa"/>
              <w:left w:w="90" w:type="dxa"/>
              <w:bottom w:w="50" w:type="dxa"/>
              <w:right w:w="90" w:type="dxa"/>
            </w:tcMar>
            <w:vAlign w:val="center"/>
          </w:tcPr>
          <w:p w14:paraId="68D4E5B0" w14:textId="77777777" w:rsidR="004C693F" w:rsidRDefault="008737C7">
            <w:r>
              <w:rPr>
                <w:sz w:val="20"/>
                <w:szCs w:val="20"/>
              </w:rPr>
              <w:t>$1,000,000 per occurrence / $2,000,000 aggregate, regardless of contract size</w:t>
            </w:r>
          </w:p>
        </w:tc>
      </w:tr>
      <w:tr w:rsidR="004C693F" w14:paraId="73DBF4E0" w14:textId="77777777">
        <w:tc>
          <w:tcPr>
            <w:tcW w:w="2800" w:type="dxa"/>
            <w:tcMar>
              <w:top w:w="50" w:type="dxa"/>
              <w:left w:w="90" w:type="dxa"/>
              <w:bottom w:w="50" w:type="dxa"/>
              <w:right w:w="90" w:type="dxa"/>
            </w:tcMar>
            <w:vAlign w:val="center"/>
          </w:tcPr>
          <w:p w14:paraId="26A55D0E" w14:textId="77777777" w:rsidR="004C693F" w:rsidRDefault="008737C7">
            <w:r>
              <w:rPr>
                <w:sz w:val="20"/>
                <w:szCs w:val="20"/>
              </w:rPr>
              <w:t>Automobile Liability</w:t>
            </w:r>
          </w:p>
        </w:tc>
        <w:tc>
          <w:tcPr>
            <w:tcW w:w="6560" w:type="dxa"/>
            <w:tcMar>
              <w:top w:w="50" w:type="dxa"/>
              <w:left w:w="90" w:type="dxa"/>
              <w:bottom w:w="50" w:type="dxa"/>
              <w:right w:w="90" w:type="dxa"/>
            </w:tcMar>
            <w:vAlign w:val="center"/>
          </w:tcPr>
          <w:p w14:paraId="30EFA00E" w14:textId="77777777" w:rsidR="004C693F" w:rsidRDefault="008737C7">
            <w:r>
              <w:rPr>
                <w:sz w:val="20"/>
                <w:szCs w:val="20"/>
              </w:rPr>
              <w:t>$1,000,000 per occurrence, regardless of contract size</w:t>
            </w:r>
          </w:p>
        </w:tc>
      </w:tr>
      <w:tr w:rsidR="004C693F" w14:paraId="131300CB" w14:textId="77777777">
        <w:tc>
          <w:tcPr>
            <w:tcW w:w="2800" w:type="dxa"/>
            <w:tcMar>
              <w:top w:w="50" w:type="dxa"/>
              <w:left w:w="90" w:type="dxa"/>
              <w:bottom w:w="50" w:type="dxa"/>
              <w:right w:w="90" w:type="dxa"/>
            </w:tcMar>
            <w:vAlign w:val="center"/>
          </w:tcPr>
          <w:p w14:paraId="584E33A1" w14:textId="77777777" w:rsidR="004C693F" w:rsidRDefault="008737C7">
            <w:r>
              <w:rPr>
                <w:sz w:val="20"/>
                <w:szCs w:val="20"/>
              </w:rPr>
              <w:t>Umbrella / Excess Liability</w:t>
            </w:r>
          </w:p>
        </w:tc>
        <w:tc>
          <w:tcPr>
            <w:tcW w:w="6560" w:type="dxa"/>
            <w:tcMar>
              <w:top w:w="50" w:type="dxa"/>
              <w:left w:w="90" w:type="dxa"/>
              <w:bottom w:w="50" w:type="dxa"/>
              <w:right w:w="90" w:type="dxa"/>
            </w:tcMar>
            <w:vAlign w:val="center"/>
          </w:tcPr>
          <w:p w14:paraId="4B1F83E0" w14:textId="77777777" w:rsidR="004C693F" w:rsidRDefault="008737C7">
            <w:r>
              <w:rPr>
                <w:sz w:val="20"/>
                <w:szCs w:val="20"/>
              </w:rPr>
              <w:t>$1,000,000 per occurrence if the contract term does not exceed 180 days and the contract amount does not exceed $500,000; otherwise $2,000,000 per occurrence</w:t>
            </w:r>
          </w:p>
        </w:tc>
      </w:tr>
    </w:tbl>
    <w:p w14:paraId="5B122C1C" w14:textId="77777777" w:rsidR="004C693F" w:rsidRDefault="004C693F">
      <w:pPr>
        <w:spacing w:after="120"/>
      </w:pPr>
    </w:p>
    <w:p w14:paraId="63330922" w14:textId="77777777" w:rsidR="004C693F" w:rsidRDefault="008737C7">
      <w:pPr>
        <w:spacing w:after="140"/>
      </w:pPr>
      <w:r>
        <w:t>The Contractor shall provide a Certificate of Insurance to the Town naming the Town of China Grove as an additional insured on all lines of coverage except Workers' Compensation. Such certificate shall be in a form acceptable to the Town. Nothing in this Section shall be construed as a waiver of the Town's governmental immunity except to the extent provided in N.C. Gen. Stat. § 160A-485.</w:t>
      </w:r>
    </w:p>
    <w:p w14:paraId="37F24AD3" w14:textId="77777777" w:rsidR="004C693F" w:rsidRDefault="008737C7">
      <w:pPr>
        <w:keepNext/>
        <w:spacing w:before="160" w:after="100"/>
      </w:pPr>
      <w:r>
        <w:rPr>
          <w:b/>
          <w:bCs/>
        </w:rPr>
        <w:t>Sec. 8. Documentation Requirements.</w:t>
      </w:r>
    </w:p>
    <w:p w14:paraId="652D4296" w14:textId="77777777" w:rsidR="004C693F" w:rsidRDefault="008737C7">
      <w:pPr>
        <w:spacing w:after="140"/>
      </w:pPr>
      <w:r>
        <w:t>A. The Contractor shall provide the Town with a Certificate of Insurance for review prior to the issuance of any contract or purchase order. All Certificates of Insurance shall require written notice by the insurer or the Contractor's agent in the event of cancellation, reduction, or other modification of coverage: not less than thirty (30) days for nonrenewal by the insurer, not less than ten (10) days for cancellation due to nonpayment of premium, and as soon as possible for all other modifications. In addition, the Contractor shall provide the Town with written notice of any cancellation, reduction, or modification of coverage immediately upon the Contractor's receipt or knowledge of such modification. Upon failure of the Contractor to provide such notice, the Contractor assumes sole responsibility for all losses incurred by the Town for which insurance would have provided coverage. The certificate shall be renewed by the Contractor for each subsequent renewal period for so long as the contract remains in effect.</w:t>
      </w:r>
    </w:p>
    <w:p w14:paraId="14606EB4" w14:textId="77777777" w:rsidR="004C693F" w:rsidRDefault="008737C7">
      <w:pPr>
        <w:spacing w:after="140"/>
      </w:pPr>
      <w:r>
        <w:t>Coverage shall be placed with insurers rated “A-” or better by A.M. Best and acceptable to the Town. The Description of Operations shall read: “The Town of China Grove is named as additional insured as required by written contract. Waiver of subrogation is granted in favor of the Town of China Grove on General Liability and Workers' Compensation policies.” Failure to maintain the required insurance in force may be cause for termination of this Agreement.</w:t>
      </w:r>
    </w:p>
    <w:p w14:paraId="5283ACAE" w14:textId="77777777" w:rsidR="004C693F" w:rsidRDefault="008737C7">
      <w:pPr>
        <w:spacing w:after="140"/>
      </w:pPr>
      <w:r>
        <w:lastRenderedPageBreak/>
        <w:t>B. The Contractor shall provide a completed IRS Form W-9 to the Town prior to execution of this Agreement by the Town.</w:t>
      </w:r>
    </w:p>
    <w:p w14:paraId="20847F61" w14:textId="77777777" w:rsidR="004C693F" w:rsidRDefault="008737C7">
      <w:pPr>
        <w:keepNext/>
        <w:spacing w:before="160" w:after="100"/>
      </w:pPr>
      <w:r>
        <w:rPr>
          <w:b/>
          <w:bCs/>
        </w:rPr>
        <w:t>Sec. 9. Performance of Work by Contractor.</w:t>
      </w:r>
    </w:p>
    <w:p w14:paraId="161782DC" w14:textId="77777777" w:rsidR="004C693F" w:rsidRDefault="008737C7">
      <w:pPr>
        <w:spacing w:after="140"/>
      </w:pPr>
      <w:r>
        <w:t>(a) The Contractor warrants that all work performed under this Contract conforms to the Contract requirements and is free of any defect in equipment, material, or design furnished, or workmanship performed, by the Contractor or any subcontractor or supplier at any tier. This warranty shall continue for a period of one (1) year from the date of issuance by the Town of written final acceptance of the work.</w:t>
      </w:r>
    </w:p>
    <w:p w14:paraId="1F03E480" w14:textId="77777777" w:rsidR="004C693F" w:rsidRDefault="008737C7">
      <w:pPr>
        <w:spacing w:after="140"/>
      </w:pPr>
      <w:r>
        <w:t>(b) The Contractor shall remedy at its own expense any failure to conform or any defect. In addition, the Contractor shall remedy at its own expense any damage to Town-owned or Town-controlled real or personal property when that damage results from (1) the Contractor's failure to conform to contract requirements, or (2) any defect of equipment, material, workmanship, or design furnished.</w:t>
      </w:r>
    </w:p>
    <w:p w14:paraId="7361CD47" w14:textId="77777777" w:rsidR="004C693F" w:rsidRDefault="008737C7">
      <w:pPr>
        <w:spacing w:after="140"/>
      </w:pPr>
      <w:r>
        <w:t>(c) The Contractor shall restore any work damaged in fulfilling the terms and conditions of this clause. The Contractor's warranty with respect to work repaired or replaced shall run for one (1) year from the date of repair or replacement.</w:t>
      </w:r>
    </w:p>
    <w:p w14:paraId="0A0D0147" w14:textId="77777777" w:rsidR="004C693F" w:rsidRDefault="008737C7">
      <w:pPr>
        <w:spacing w:after="140"/>
      </w:pPr>
      <w:r>
        <w:t>(d) The Town shall notify the Contractor in writing within a reasonable time, not to exceed thirty (30) days, after discovery of any failure, defect, or damage.</w:t>
      </w:r>
    </w:p>
    <w:p w14:paraId="2FF6A43C" w14:textId="77777777" w:rsidR="004C693F" w:rsidRDefault="008737C7">
      <w:pPr>
        <w:spacing w:after="140"/>
      </w:pPr>
      <w:r>
        <w:t>(e) If the Contractor fails to remedy any failure, defect, or damage within a reasonable time, not to exceed thirty (30) days unless otherwise agreed in writing and signed by the Town Manager or designee, after receipt of notice, the Town shall have the right to replace, repair, or otherwise remedy the failure, defect, or damage at the Contractor's expense.</w:t>
      </w:r>
    </w:p>
    <w:p w14:paraId="2407686A" w14:textId="77777777" w:rsidR="004C693F" w:rsidRDefault="008737C7">
      <w:pPr>
        <w:spacing w:after="140"/>
      </w:pPr>
      <w:r>
        <w:t>(f) With respect to all warranties, express or implied, from subcontractors, manufacturers, or suppliers for work performed and materials furnished under this Contract, the Contractor shall (1) obtain all warranties that would be given in normal commercial practice; (2) require all warranties to be executed in writing for the benefit of the Town, if directed by the Town; and (3) enforce all warranties for the benefit of the Town, if directed by the Town.</w:t>
      </w:r>
    </w:p>
    <w:p w14:paraId="4B3D8373" w14:textId="77777777" w:rsidR="004C693F" w:rsidRDefault="008737C7">
      <w:pPr>
        <w:spacing w:after="140"/>
      </w:pPr>
      <w:r>
        <w:t>(g) In the event the Contractor's warranty has expired, the Town may bring suit at its own expense to enforce a subcontractor's, manufacturer's, or supplier's warranty.</w:t>
      </w:r>
    </w:p>
    <w:p w14:paraId="11E89D8F" w14:textId="77777777" w:rsidR="004C693F" w:rsidRDefault="008737C7">
      <w:pPr>
        <w:spacing w:after="140"/>
      </w:pPr>
      <w:r>
        <w:t>(h) Unless a defect is caused by the negligence of the Contractor or a subcontractor or supplier at any tier, the Contractor shall not be liable for the repair of any defect of material or design furnished by the Town, nor for the repair of any damage resulting from any defect in Town-furnished material or design.</w:t>
      </w:r>
    </w:p>
    <w:p w14:paraId="23F13511" w14:textId="77777777" w:rsidR="004C693F" w:rsidRDefault="008737C7">
      <w:pPr>
        <w:keepNext/>
        <w:spacing w:before="160" w:after="100"/>
      </w:pPr>
      <w:r>
        <w:rPr>
          <w:b/>
          <w:bCs/>
        </w:rPr>
        <w:t>Sec. 10. Performance of Work by Town.</w:t>
      </w:r>
    </w:p>
    <w:p w14:paraId="778D96E7" w14:textId="77777777" w:rsidR="004C693F" w:rsidRDefault="008737C7">
      <w:pPr>
        <w:spacing w:after="140"/>
      </w:pPr>
      <w:r>
        <w:t>If the Contractor fails to perform the work in accordance with the schedule referred to in Exhibit “A,” the Town may, in its discretion, perform or cause to be performed some or all of the work, and doing so shall not waive any of the Town's rights and remedies. Before doing so, the Town shall give the Contractor reasonable notice of its intention. The Contractor shall reimburse the Town for all costs incurred in exercising this right.</w:t>
      </w:r>
    </w:p>
    <w:p w14:paraId="0DE311EF" w14:textId="77777777" w:rsidR="004C693F" w:rsidRDefault="008737C7">
      <w:pPr>
        <w:keepNext/>
        <w:spacing w:before="160" w:after="100"/>
      </w:pPr>
      <w:r>
        <w:rPr>
          <w:b/>
          <w:bCs/>
        </w:rPr>
        <w:t>Sec. 11. Attachments.</w:t>
      </w:r>
    </w:p>
    <w:p w14:paraId="5B33B498" w14:textId="77777777" w:rsidR="004C693F" w:rsidRDefault="008737C7">
      <w:pPr>
        <w:spacing w:after="140"/>
      </w:pPr>
      <w:r>
        <w:t>The following attachments are made a part of this Contract and incorporated herein by reference:</w:t>
      </w:r>
    </w:p>
    <w:p w14:paraId="69A422F4" w14:textId="77777777" w:rsidR="004C693F" w:rsidRDefault="008737C7">
      <w:pPr>
        <w:spacing w:after="40"/>
        <w:ind w:left="720"/>
      </w:pPr>
      <w:r>
        <w:t>(a) Exhibit “A” — Scope of Services / Fee for Scope of Services.</w:t>
      </w:r>
    </w:p>
    <w:p w14:paraId="58DDCE85" w14:textId="77777777" w:rsidR="004C693F" w:rsidRDefault="008737C7">
      <w:pPr>
        <w:spacing w:after="40"/>
        <w:ind w:left="720"/>
      </w:pPr>
      <w:r>
        <w:t>(b) Exhibit “B” — E-Verify Affidavit and Certifications (E-Verify, Iran Divestment Act, Israel Boycott, Gift Ban / Conflict of Interest).</w:t>
      </w:r>
    </w:p>
    <w:p w14:paraId="5048A306" w14:textId="77777777" w:rsidR="004C693F" w:rsidRDefault="008737C7">
      <w:pPr>
        <w:spacing w:after="40"/>
        <w:ind w:left="720"/>
      </w:pPr>
      <w:r>
        <w:t>(c) Exhibit “C” — Tax Forms.</w:t>
      </w:r>
    </w:p>
    <w:p w14:paraId="0DA30DCD" w14:textId="77777777" w:rsidR="004C693F" w:rsidRDefault="008737C7">
      <w:pPr>
        <w:spacing w:after="40"/>
        <w:ind w:left="720"/>
      </w:pPr>
      <w:r>
        <w:t>(d) Exhibit “D” — Certificate of Insurance.</w:t>
      </w:r>
    </w:p>
    <w:p w14:paraId="4355252C" w14:textId="77777777" w:rsidR="004C693F" w:rsidRDefault="008737C7">
      <w:pPr>
        <w:spacing w:after="40"/>
        <w:ind w:left="720"/>
      </w:pPr>
      <w:r>
        <w:lastRenderedPageBreak/>
        <w:t>(e) Exhibit “E” — Finance Forms.</w:t>
      </w:r>
    </w:p>
    <w:p w14:paraId="347FEF90" w14:textId="77777777" w:rsidR="004C693F" w:rsidRDefault="008737C7">
      <w:pPr>
        <w:spacing w:after="40"/>
        <w:ind w:left="720"/>
      </w:pPr>
      <w:r>
        <w:t>(f) Exhibit “F” — Bond Forms (Bid Bond, Performance Bond, Payment Bond).</w:t>
      </w:r>
    </w:p>
    <w:p w14:paraId="2B163457" w14:textId="77777777" w:rsidR="004C693F" w:rsidRDefault="008737C7">
      <w:pPr>
        <w:spacing w:after="40"/>
        <w:ind w:left="720"/>
      </w:pPr>
      <w:r>
        <w:t>(g) Exhibit “G” — General Conditions, Bid Form, and Debarred Firms Certification Form.</w:t>
      </w:r>
    </w:p>
    <w:p w14:paraId="0DE2BCF5" w14:textId="77777777" w:rsidR="004C693F" w:rsidRDefault="008737C7">
      <w:pPr>
        <w:spacing w:after="40"/>
        <w:ind w:left="720"/>
      </w:pPr>
      <w:r>
        <w:t>(h) Exhibit “H” — Special Provisions and Conditions.</w:t>
      </w:r>
    </w:p>
    <w:p w14:paraId="63AE66B0" w14:textId="456893AC" w:rsidR="004C693F" w:rsidRDefault="008737C7">
      <w:pPr>
        <w:spacing w:after="40"/>
        <w:ind w:left="720"/>
      </w:pPr>
      <w:r>
        <w:t xml:space="preserve">(</w:t>
      </w:r>
      <w:del w:id="90017" w:author="Trustblocks draft" w:date="2026-09-27T00:00:00Z">
        <w:r>
          <w:delText xml:space="preserve">j</w:delText>
        </w:r>
      </w:del>
      <w:ins w:id="90018" w:author="Trustblocks draft" w:date="2026-09-27T00:00:00Z">
        <w:r>
          <w:t xml:space="preserve">i</w:t>
        </w:r>
      </w:ins>
      <w:r>
        <w:t xml:space="preserve">) Exhibit “I” — Notice of Award.</w:t>
      </w:r>
    </w:p>
    <w:p w14:paraId="34A65471" w14:textId="13085DE6" w:rsidR="004C693F" w:rsidRDefault="008737C7">
      <w:pPr>
        <w:spacing w:after="40"/>
        <w:ind w:left="720"/>
      </w:pPr>
      <w:r>
        <w:t xml:space="preserve">(</w:t>
      </w:r>
      <w:del w:id="90019" w:author="Trustblocks draft" w:date="2026-09-27T00:00:00Z">
        <w:r>
          <w:delText xml:space="preserve">k</w:delText>
        </w:r>
      </w:del>
      <w:ins w:id="90020" w:author="Trustblocks draft" w:date="2026-09-27T00:00:00Z">
        <w:r>
          <w:t xml:space="preserve">j</w:t>
        </w:r>
      </w:ins>
      <w:r>
        <w:t xml:space="preserve">) Exhibit “J” — Notice to Proceed.</w:t>
      </w:r>
    </w:p>
    <w:p w14:paraId="6C02391B" w14:textId="77777777" w:rsidR="004C693F" w:rsidRDefault="008737C7">
      <w:pPr>
        <w:spacing w:after="40"/>
        <w:ind w:left="720"/>
      </w:pPr>
      <w:r>
        <w:t xml:space="preserve">(</w:t>
      </w:r>
      <w:del w:id="90021" w:author="Trustblocks draft" w:date="2026-09-27T00:00:00Z">
        <w:r>
          <w:delText xml:space="preserve">l</w:delText>
        </w:r>
      </w:del>
      <w:ins w:id="90022" w:author="Trustblocks draft" w:date="2026-09-27T00:00:00Z">
        <w:r>
          <w:t xml:space="preserve">k</w:t>
        </w:r>
      </w:ins>
      <w:r>
        <w:t xml:space="preserve">) Attachment 1 — Street Schedule.</w:t>
      </w:r>
    </w:p>
    <w:p w14:paraId="2C55BAA5" w14:textId="77777777" w:rsidR="004C693F" w:rsidRDefault="008737C7">
      <w:pPr>
        <w:spacing w:before="120" w:after="140"/>
      </w:pPr>
      <w:r>
        <w:t>In case of conflict between an attachment and the text of this contract excluding the attachment, the text of this contract shall control. Any attachment that materially alters the standard terms contained herein must be reviewed by the Town Attorney and approved by the Town in writing.</w:t>
      </w:r>
    </w:p>
    <w:p w14:paraId="6FE60CE7" w14:textId="77777777" w:rsidR="004C693F" w:rsidRDefault="008737C7">
      <w:pPr>
        <w:keepNext/>
        <w:spacing w:before="160" w:after="100"/>
      </w:pPr>
      <w:r>
        <w:rPr>
          <w:b/>
          <w:bCs/>
        </w:rPr>
        <w:t>Sec. 12. Notice.</w:t>
      </w:r>
    </w:p>
    <w:p w14:paraId="6789E643" w14:textId="77777777" w:rsidR="004C693F" w:rsidRDefault="008737C7">
      <w:pPr>
        <w:spacing w:after="140"/>
      </w:pPr>
      <w:r>
        <w:t>(a) All notices and other communications required or permitted by this Contract shall be in writing and shall be given by personal delivery, by electronic mail with confirmed receipt, or by certified United States mail, return receipt requested, addressed as follows: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40"/>
        <w:gridCol w:w="3040"/>
        <w:gridCol w:w="3280"/>
      </w:tblGrid>
      <w:tr w:rsidR="004C693F" w14:paraId="1115AAA2" w14:textId="77777777">
        <w:trPr>
          <w:tblHeader/>
        </w:trPr>
        <w:tc>
          <w:tcPr>
            <w:tcW w:w="3120" w:type="dxa"/>
            <w:shd w:val="clear" w:color="auto" w:fill="D9D9D9"/>
            <w:tcMar>
              <w:top w:w="50" w:type="dxa"/>
              <w:left w:w="90" w:type="dxa"/>
              <w:bottom w:w="50" w:type="dxa"/>
              <w:right w:w="90" w:type="dxa"/>
            </w:tcMar>
            <w:vAlign w:val="center"/>
          </w:tcPr>
          <w:p w14:paraId="30538B5B" w14:textId="77777777" w:rsidR="004C693F" w:rsidRDefault="008737C7">
            <w:r>
              <w:rPr>
                <w:b/>
                <w:bCs/>
                <w:sz w:val="20"/>
                <w:szCs w:val="20"/>
              </w:rPr>
              <w:t>To the Town:</w:t>
            </w:r>
          </w:p>
        </w:tc>
        <w:tc>
          <w:tcPr>
            <w:tcW w:w="3120" w:type="dxa"/>
            <w:shd w:val="clear" w:color="auto" w:fill="D9D9D9"/>
            <w:tcMar>
              <w:top w:w="50" w:type="dxa"/>
              <w:left w:w="90" w:type="dxa"/>
              <w:bottom w:w="50" w:type="dxa"/>
              <w:right w:w="90" w:type="dxa"/>
            </w:tcMar>
            <w:vAlign w:val="center"/>
          </w:tcPr>
          <w:p w14:paraId="1015F4EF" w14:textId="77777777" w:rsidR="004C693F" w:rsidRDefault="008737C7">
            <w:r>
              <w:rPr>
                <w:b/>
                <w:bCs/>
                <w:sz w:val="20"/>
                <w:szCs w:val="20"/>
              </w:rPr>
              <w:t>With a copy to:</w:t>
            </w:r>
          </w:p>
        </w:tc>
        <w:tc>
          <w:tcPr>
            <w:tcW w:w="3120" w:type="dxa"/>
            <w:shd w:val="clear" w:color="auto" w:fill="D9D9D9"/>
            <w:tcMar>
              <w:top w:w="50" w:type="dxa"/>
              <w:left w:w="90" w:type="dxa"/>
              <w:bottom w:w="50" w:type="dxa"/>
              <w:right w:w="90" w:type="dxa"/>
            </w:tcMar>
            <w:vAlign w:val="center"/>
          </w:tcPr>
          <w:p w14:paraId="35622441" w14:textId="77777777" w:rsidR="004C693F" w:rsidRDefault="008737C7">
            <w:r>
              <w:rPr>
                <w:b/>
                <w:bCs/>
                <w:sz w:val="20"/>
                <w:szCs w:val="20"/>
              </w:rPr>
              <w:t>To the Contractor:</w:t>
            </w:r>
          </w:p>
        </w:tc>
      </w:tr>
      <w:tr w:rsidR="004C693F" w14:paraId="54D51841" w14:textId="77777777">
        <w:tc>
          <w:tcPr>
            <w:tcW w:w="3120" w:type="dxa"/>
            <w:tcMar>
              <w:top w:w="50" w:type="dxa"/>
              <w:left w:w="90" w:type="dxa"/>
              <w:bottom w:w="50" w:type="dxa"/>
              <w:right w:w="90" w:type="dxa"/>
            </w:tcMar>
            <w:vAlign w:val="center"/>
          </w:tcPr>
          <w:p w14:paraId="073FB43D" w14:textId="77777777" w:rsidR="004C693F" w:rsidRDefault="008737C7">
            <w:pPr>
              <w:spacing w:after="40"/>
            </w:pPr>
            <w:r>
              <w:rPr>
                <w:sz w:val="20"/>
                <w:szCs w:val="20"/>
              </w:rPr>
              <w:t>Franklin D. Gover III, Town Manager</w:t>
            </w:r>
          </w:p>
          <w:p w14:paraId="31F24228" w14:textId="77777777" w:rsidR="004C693F" w:rsidRDefault="008737C7">
            <w:pPr>
              <w:spacing w:after="40"/>
            </w:pPr>
            <w:r>
              <w:rPr>
                <w:sz w:val="20"/>
                <w:szCs w:val="20"/>
              </w:rPr>
              <w:t>Town of China Grove</w:t>
            </w:r>
          </w:p>
          <w:p w14:paraId="35E0C2A3" w14:textId="77777777" w:rsidR="004C693F" w:rsidRDefault="008737C7">
            <w:pPr>
              <w:spacing w:after="40"/>
            </w:pPr>
            <w:r>
              <w:rPr>
                <w:sz w:val="20"/>
                <w:szCs w:val="20"/>
              </w:rPr>
              <w:t>333 North Main Street</w:t>
            </w:r>
          </w:p>
          <w:p w14:paraId="0A97B358" w14:textId="77777777" w:rsidR="004C693F" w:rsidRDefault="008737C7">
            <w:pPr>
              <w:spacing w:after="40"/>
            </w:pPr>
            <w:r>
              <w:rPr>
                <w:sz w:val="20"/>
                <w:szCs w:val="20"/>
              </w:rPr>
              <w:t>China Grove, NC 28023</w:t>
            </w:r>
          </w:p>
          <w:p w14:paraId="78C7FF6C" w14:textId="77777777" w:rsidR="004C693F" w:rsidRDefault="008737C7">
            <w:r>
              <w:rPr>
                <w:sz w:val="20"/>
                <w:szCs w:val="20"/>
              </w:rPr>
              <w:t>(704) 857-2466</w:t>
            </w:r>
          </w:p>
        </w:tc>
        <w:tc>
          <w:tcPr>
            <w:tcW w:w="3120" w:type="dxa"/>
            <w:tcMar>
              <w:top w:w="50" w:type="dxa"/>
              <w:left w:w="90" w:type="dxa"/>
              <w:bottom w:w="50" w:type="dxa"/>
              <w:right w:w="90" w:type="dxa"/>
            </w:tcMar>
            <w:vAlign w:val="center"/>
          </w:tcPr>
          <w:p w14:paraId="2B9EC4E0" w14:textId="77777777" w:rsidR="004C693F" w:rsidRDefault="008737C7">
            <w:pPr>
              <w:spacing w:after="40"/>
            </w:pPr>
            <w:r>
              <w:rPr>
                <w:sz w:val="20"/>
                <w:szCs w:val="20"/>
              </w:rPr>
              <w:t>Town Attorney</w:t>
            </w:r>
          </w:p>
          <w:p w14:paraId="04F39BEC" w14:textId="77777777" w:rsidR="004C693F" w:rsidRDefault="008737C7">
            <w:pPr>
              <w:spacing w:after="40"/>
            </w:pPr>
            <w:r>
              <w:rPr>
                <w:sz w:val="20"/>
                <w:szCs w:val="20"/>
              </w:rPr>
              <w:t>Town of China Grove</w:t>
            </w:r>
          </w:p>
          <w:p w14:paraId="10B15859" w14:textId="77777777" w:rsidR="004C693F" w:rsidRDefault="008737C7">
            <w:pPr>
              <w:spacing w:after="40"/>
            </w:pPr>
            <w:r>
              <w:rPr>
                <w:sz w:val="20"/>
                <w:szCs w:val="20"/>
              </w:rPr>
              <w:t>333 North Main Street</w:t>
            </w:r>
          </w:p>
          <w:p w14:paraId="7E96F6DD" w14:textId="77777777" w:rsidR="004C693F" w:rsidRDefault="008737C7">
            <w:r>
              <w:rPr>
                <w:sz w:val="20"/>
                <w:szCs w:val="20"/>
              </w:rPr>
              <w:t>China Grove, NC 28023</w:t>
            </w:r>
          </w:p>
        </w:tc>
        <w:tc>
          <w:tcPr>
            <w:tcW w:w="3120" w:type="dxa"/>
            <w:tcMar>
              <w:top w:w="50" w:type="dxa"/>
              <w:left w:w="90" w:type="dxa"/>
              <w:bottom w:w="50" w:type="dxa"/>
              <w:right w:w="90" w:type="dxa"/>
            </w:tcMar>
            <w:vAlign w:val="center"/>
          </w:tcPr>
          <w:p w14:paraId="008986C2" w14:textId="77777777" w:rsidR="004C693F" w:rsidRDefault="008737C7">
            <w:pPr>
              <w:spacing w:after="40"/>
            </w:pPr>
            <w:r>
              <w:rPr>
                <w:sz w:val="20"/>
                <w:szCs w:val="20"/>
              </w:rPr>
              <w:t>_______________________________</w:t>
            </w:r>
          </w:p>
          <w:p w14:paraId="3703675D" w14:textId="77777777" w:rsidR="004C693F" w:rsidRDefault="004C693F">
            <w:pPr>
              <w:spacing w:after="40"/>
            </w:pPr>
          </w:p>
          <w:p w14:paraId="18A13F0B" w14:textId="77777777" w:rsidR="004C693F" w:rsidRDefault="008737C7">
            <w:pPr>
              <w:spacing w:after="40"/>
            </w:pPr>
            <w:r>
              <w:rPr>
                <w:sz w:val="20"/>
                <w:szCs w:val="20"/>
              </w:rPr>
              <w:t>_______________________________</w:t>
            </w:r>
          </w:p>
          <w:p w14:paraId="7CFC4948" w14:textId="77777777" w:rsidR="004C693F" w:rsidRDefault="004C693F">
            <w:pPr>
              <w:spacing w:after="40"/>
            </w:pPr>
          </w:p>
          <w:p w14:paraId="75944983" w14:textId="77777777" w:rsidR="004C693F" w:rsidRDefault="008737C7">
            <w:r>
              <w:rPr>
                <w:sz w:val="20"/>
                <w:szCs w:val="20"/>
              </w:rPr>
              <w:t>_______________________________</w:t>
            </w:r>
          </w:p>
        </w:tc>
      </w:tr>
    </w:tbl>
    <w:p w14:paraId="0E106496" w14:textId="77777777" w:rsidR="004C693F" w:rsidRDefault="004C693F">
      <w:pPr>
        <w:spacing w:after="120"/>
      </w:pPr>
    </w:p>
    <w:p w14:paraId="25EF8258" w14:textId="77777777" w:rsidR="004C693F" w:rsidRDefault="008737C7">
      <w:pPr>
        <w:spacing w:after="140"/>
      </w:pPr>
      <w:r>
        <w:t>(b) Change of Address; Date Notice Deemed Given. A change of address, electronic mail address, or person to receive notice may be made by either party by notice given to the other party. Any notice under this Contract shall be deemed given at the time of actual delivery if personally delivered or sent by electronic mail with confirmed receipt. If sent by U.S. Mail, it shall be deemed given upon the third calendar day following the day on which it is deposited with the U.S. Postal Service, or upon actual delivery, whichever first occurs.</w:t>
      </w:r>
    </w:p>
    <w:p w14:paraId="7068381E" w14:textId="77777777" w:rsidR="004C693F" w:rsidRDefault="008737C7">
      <w:pPr>
        <w:keepNext/>
        <w:spacing w:before="160" w:after="100"/>
      </w:pPr>
      <w:r>
        <w:rPr>
          <w:b/>
          <w:bCs/>
        </w:rPr>
        <w:t>Sec. 13. Indemnification.</w:t>
      </w:r>
    </w:p>
    <w:p w14:paraId="693DC20B" w14:textId="77777777" w:rsidR="004C693F" w:rsidRDefault="008737C7">
      <w:pPr>
        <w:spacing w:after="140"/>
      </w:pPr>
      <w:r>
        <w:t>To the maximum extent allowed by law, the Contractor shall defend, indemnify, and save harmless the Town of China Grove, its agents, officers, and employees from and against all charges that arise in any manner from, in connection with, or out of this Contract as a result of the acts or omissions of the Contractor, its subcontractors, or anyone directly or indirectly employed by any of them or anyone for whose acts any of them may be liable, except for damage or injury caused solely by the negligence of the Town, its agents, officers, or employees. In performing its duties under this Section, the Contractor shall at its sole expense defend the Town of China Grove, its agents, officers, and employees with legal counsel reasonably acceptable to the Town. As used in this Section, “charges” means claims, judgments, costs, damages, losses, demands, liabilities, duties, obligations, fines, penalties, royalties, settlements, expenses, interest, reasonable attorneys' fees, and amounts for alleged violations of sedimentation pollution, erosion control, pollution, or other environmental laws, regulations, ordinances, rules, or orders.</w:t>
      </w:r>
    </w:p>
    <w:p w14:paraId="014A169D" w14:textId="77777777" w:rsidR="004C693F" w:rsidRDefault="008737C7">
      <w:pPr>
        <w:spacing w:after="140"/>
      </w:pPr>
      <w:r>
        <w:t xml:space="preserve">Nothing contained in this Section or elsewhere in this Contract shall be deemed or construed to waive, or to constitute a waiver of, the governmental immunity of the Town of China Grove, its officers, agents, or employees, which immunity is expressly reserved except to the extent waived by the purchase of liability insurance under N.C. Gen. Stat. § 160A-485. Nothing in this Section shall affect any warranties in favor of the Town that are otherwise provided in or arise out of this Contract. This Section is in addition to and </w:t>
        <w:lastRenderedPageBreak/>
        <w:t>shall be construed separately from any other indemnification provision in this Contract, and shall survive termination or expiration of this Contract.</w:t>
      </w:r>
    </w:p>
    <w:p w14:paraId="125226C2" w14:textId="77777777" w:rsidR="004C693F" w:rsidRDefault="008737C7">
      <w:pPr>
        <w:keepNext/>
        <w:spacing w:before="160" w:after="100"/>
      </w:pPr>
      <w:r>
        <w:rPr>
          <w:b/>
          <w:bCs/>
        </w:rPr>
        <w:t>Sec. 14. Corporate Status.</w:t>
      </w:r>
    </w:p>
    <w:p w14:paraId="74A589E9" w14:textId="77777777" w:rsidR="004C693F" w:rsidRDefault="008737C7">
      <w:pPr>
        <w:spacing w:after="140"/>
      </w:pPr>
      <w:r>
        <w:t>If the Contractor is dissolved or suspended and the Contractor does not notify the Town of such dissolution or suspension within three (3) business days from the date thereof, or if the corporate status is not reinstated within thirty (30) days, this Contract, at the sole option of the Town and without prejudice to the Town's other remedies, shall be declared null and void, or the Contractor shall execute a new contract showing the Contractor's correct legal entity.</w:t>
      </w:r>
    </w:p>
    <w:p w14:paraId="0DA8A626" w14:textId="77777777" w:rsidR="004C693F" w:rsidRDefault="008737C7">
      <w:pPr>
        <w:keepNext/>
        <w:spacing w:before="160" w:after="100"/>
      </w:pPr>
      <w:r>
        <w:rPr>
          <w:b/>
          <w:bCs/>
        </w:rPr>
        <w:t>Sec. 15. Miscellaneous.</w:t>
      </w:r>
    </w:p>
    <w:p w14:paraId="19FAAA4B" w14:textId="77777777" w:rsidR="004C693F" w:rsidRDefault="008737C7">
      <w:pPr>
        <w:spacing w:after="140"/>
      </w:pPr>
      <w:r>
        <w:t>(a) Choice of Law and Forum. This Contract shall be deemed made in Rowan County, North Carolina, and shall be governed by and construed in accordance with the laws of North Carolina. The exclusive forum and venue for all actions arising out of this Contract shall be the appropriate division of the North Carolina General Court of Justice sitting in Rowan County. Such actions shall neither be commenced in nor removed to federal court. This Section shall not apply to subsequent actions to enforce a judgment entered in actions heard pursuant to this Section.</w:t>
      </w:r>
    </w:p>
    <w:p w14:paraId="4063B259" w14:textId="77777777" w:rsidR="004C693F" w:rsidRDefault="008737C7">
      <w:pPr>
        <w:spacing w:after="140"/>
      </w:pPr>
      <w:r>
        <w:t>(b) Waiver. No action or failure to act by the Town shall constitute a waiver of any of its rights or remedies that arise out of this Contract, nor shall such action or failure to act constitute approval of or acquiescence in a breach hereunder, except as may be specifically agreed in writing.</w:t>
      </w:r>
    </w:p>
    <w:p w14:paraId="4BBDD586" w14:textId="77777777" w:rsidR="004C693F" w:rsidRDefault="008737C7">
      <w:pPr>
        <w:spacing w:after="140"/>
      </w:pPr>
      <w:r>
        <w:t>(c) Performance of Government Functions. Nothing contained in this Contract shall be deemed or construed so as to in any way estop, limit, or impair the Town from exercising or performing any regulatory, policing, legislative, governmental, or other power or function.</w:t>
      </w:r>
    </w:p>
    <w:p w14:paraId="4CB563AD" w14:textId="77777777" w:rsidR="004C693F" w:rsidRDefault="008737C7">
      <w:pPr>
        <w:spacing w:after="140"/>
      </w:pPr>
      <w:r>
        <w:t>(d) Severability. If any provision of this Contract shall be unenforceable, the remainder of this Contract shall be enforceable to the extent permitted by law.</w:t>
      </w:r>
    </w:p>
    <w:p w14:paraId="65BDB033" w14:textId="77777777" w:rsidR="004C693F" w:rsidRDefault="008737C7">
      <w:pPr>
        <w:spacing w:after="140"/>
      </w:pPr>
      <w:r>
        <w:t>(e) Assignment, Successors and Assigns. Without the Town's written consent, the Contractor shall not assign (which includes delegate) any of its rights (including the right to payment) or duties that arise out of this Contract. Unless the Town otherwise agrees in writing, the Contractor and all assigns shall be subject to all of the Town's defenses and shall be liable for all of the Contractor's duties that arise out of this Contract and all of the Town's claims that arise out of this Contract. Without granting the Contractor the right to assign, it is agreed that the duties of the Contractor that arise out of this Contract shall be binding upon it and its heirs, personal representatives, successors, and assigns.</w:t>
      </w:r>
    </w:p>
    <w:p w14:paraId="391D71E4" w14:textId="77777777" w:rsidR="004C693F" w:rsidRDefault="008737C7">
      <w:pPr>
        <w:spacing w:after="140"/>
      </w:pPr>
      <w:r>
        <w:t>(f) Compliance with Law. In performing all of the work, the Contractor shall comply with all applicable law. Without limitation:</w:t>
      </w:r>
    </w:p>
    <w:p w14:paraId="39A6F7BE" w14:textId="77777777" w:rsidR="004C693F" w:rsidRDefault="008737C7">
      <w:pPr>
        <w:spacing w:after="140"/>
        <w:ind w:left="720"/>
      </w:pPr>
      <w:r>
        <w:t>(1) E-Verify. The Contractor shall comply with Article 2 of Chapter 64 of the North Carolina General Statutes (Verification of Work Authorization) and with N.C. Gen. Stat. § 143-133.3. If the Contractor utilizes a subcontractor, the Contractor shall require the subcontractor to comply with Article 2 of Chapter 64.</w:t>
      </w:r>
    </w:p>
    <w:p w14:paraId="557B0B8A" w14:textId="77777777" w:rsidR="004C693F" w:rsidRDefault="008737C7">
      <w:pPr>
        <w:spacing w:after="140"/>
        <w:ind w:left="720"/>
      </w:pPr>
      <w:r>
        <w:t>(2) Iran Divestment Act. Pursuant to the Iran Divestment Act, N.C. Gen. Stat. § 147-86.55 et seq., the Contractor certifies that, as of the effective date of this Agreement, the Contractor is not listed on the Final Divestment List created by the State Treasurer pursuant to N.C. Gen. Stat. § 147-86.58. The Contractor further agrees that it will not utilize on this Contract any subcontractor that is identified on that list.</w:t>
      </w:r>
    </w:p>
    <w:p w14:paraId="6C768CF7" w14:textId="77777777" w:rsidR="004C693F" w:rsidRDefault="008737C7">
      <w:pPr>
        <w:spacing w:after="140"/>
        <w:ind w:left="720"/>
      </w:pPr>
      <w:r>
        <w:t xml:space="preserve">(3) Companies Boycotting Israel. Pursuant to N.C. Gen. Stat. § 147-86.81, the Contractor certifies that it is not identified on the list of restricted companies determined by the State Treasurer to be </w:t>
        <w:lastRenderedPageBreak/>
        <w:t>engaged in a boycott of Israel, and that it will not utilize on this Contract any subcontractor that is so identified.</w:t>
      </w:r>
    </w:p>
    <w:p w14:paraId="1B0AC5C9" w14:textId="77777777" w:rsidR="004C693F" w:rsidRDefault="008737C7">
      <w:pPr>
        <w:spacing w:after="140"/>
        <w:ind w:left="720"/>
      </w:pPr>
      <w:r>
        <w:t>(4) Gifts and Favors; Conflicts of Interest. The Contractor certifies that it has not offered, given, or agreed to give any Town official or employee any gift or favor in violation of N.C. Gen. Stat. § 133-32, and that no Town official or employee has a prohibited interest in this Contract under N.C. Gen. Stat. § 14-234.</w:t>
      </w:r>
    </w:p>
    <w:p w14:paraId="075272C9" w14:textId="77777777" w:rsidR="004C693F" w:rsidRDefault="008737C7">
      <w:pPr>
        <w:spacing w:after="140"/>
        <w:ind w:left="720"/>
      </w:pPr>
      <w:r>
        <w:t>(5) Debarment. The Contractor certifies that neither it nor any of its subcontractors has been suspended or debarred under N.C. Gen. Stat. § 133-27.</w:t>
      </w:r>
    </w:p>
    <w:p w14:paraId="010A366E" w14:textId="77777777" w:rsidR="004C693F" w:rsidRDefault="008737C7">
      <w:pPr>
        <w:spacing w:after="140"/>
      </w:pPr>
      <w:r>
        <w:t>(g) Town Policy. The Town opposes discrimination on the basis of race and sex and urges all of its contractors to provide a fair opportunity for minorities and women to participate in their work force and as subcontractors and vendors under Town contracts.</w:t>
      </w:r>
    </w:p>
    <w:p w14:paraId="7FD6D048" w14:textId="77777777" w:rsidR="004C693F" w:rsidRDefault="008737C7">
      <w:pPr>
        <w:spacing w:after="140"/>
      </w:pPr>
      <w:r>
        <w:t>(h) EEO Provisions. During the performance of this Contract, the Contractor agrees as follows: (1) The Contractor shall not discriminate against any employee or applicant for employment because of race, color, religion, sex, national origin, political affiliation or belief, age, or disability. The Contractor shall take affirmative action to ensure that applicants are employed and that employees are treated equally during employment, without regard to those characteristics. The Contractor shall post in conspicuous places available to employees and applicants for employment notices setting forth these EEO provisions. (2) In all solicitations or advertisements for employees placed by or on behalf of the Contractor, the Contractor shall state that all qualified applicants will receive consideration for employment without regard to those characteristics.</w:t>
      </w:r>
    </w:p>
    <w:p w14:paraId="6F014E72" w14:textId="77777777" w:rsidR="004C693F" w:rsidRDefault="008737C7">
      <w:pPr>
        <w:spacing w:after="140"/>
      </w:pPr>
      <w:r>
        <w:t>(i) No Third-Party Right Created. This Contract is intended for the benefit of the Town and the Contractor and not any other person.</w:t>
      </w:r>
    </w:p>
    <w:p w14:paraId="202B4D33" w14:textId="77777777" w:rsidR="004C693F" w:rsidRDefault="008737C7">
      <w:pPr>
        <w:spacing w:after="140"/>
      </w:pPr>
      <w:r>
        <w:t>(j) Principles of Interpretation. In this Contract, unless the context requires otherwise, the singular includes the plural and the plural the singular. Reference to statutes or regulations includes all statutory or regulatory provisions consolidating, amending, or replacing the statute or regulation. References to contracts and agreements shall be deemed to include all amendments to them. The word “person” includes natural persons, firms, companies, associations, partnerships, trusts, corporations, governmental agencies and units, and any other legal entities.</w:t>
      </w:r>
    </w:p>
    <w:p w14:paraId="383D52A7" w14:textId="77777777" w:rsidR="004C693F" w:rsidRDefault="008737C7">
      <w:pPr>
        <w:spacing w:after="140"/>
      </w:pPr>
      <w:r>
        <w:t>(k) Modifications; Entire Agreement. A modification of this Contract is not valid unless signed by both parties and otherwise in accordance with requirements of law. Further, a modification is not enforceable against the Town unless the Town Manager or other duly authorized official signs it for the Town and, where required, it is pre-audited by the Town Finance Officer under N.C. Gen. Stat. § 159-28. This Contract contains the entire agreement between the parties pertaining to its subject matter.</w:t>
      </w:r>
    </w:p>
    <w:p w14:paraId="2398A231" w14:textId="77777777" w:rsidR="004C693F" w:rsidRDefault="008737C7">
      <w:pPr>
        <w:spacing w:after="140"/>
      </w:pPr>
      <w:r>
        <w:t>(l) Corporate Seal. If a corporate seal is included by any party to this Contract, it is only for authentication purposes. This Contract is not signed under seal.</w:t>
      </w:r>
    </w:p>
    <w:p w14:paraId="3192FD41" w14:textId="77777777" w:rsidR="004C693F" w:rsidRDefault="008737C7">
      <w:pPr>
        <w:spacing w:after="140"/>
      </w:pPr>
      <w:r>
        <w:t>(m) No Employment Relationship. For all matters relating to this Agreement, the Contractor shall be deemed an independent contractor. Nothing in this Agreement shall be construed to create an employee-employer relationship between the Town and the Contractor.</w:t>
      </w:r>
    </w:p>
    <w:p w14:paraId="6F0A7D14" w14:textId="77777777" w:rsidR="004C693F" w:rsidRDefault="008737C7">
      <w:pPr>
        <w:spacing w:after="140"/>
      </w:pPr>
      <w:r>
        <w:t>(n) Public Records. The Contractor acknowledges that the Town is subject to Chapter 132 of the North Carolina General Statutes. Bids become public record following the opening of bids. Any material the Contractor contends is a trade secret must be marked as such at the time of submission in accordance with N.C. Gen. Stat. § 132-1.2. Blanket designations of an entire bid as confidential will not be honored.</w:t>
      </w:r>
    </w:p>
    <w:p w14:paraId="006D59A3" w14:textId="77777777" w:rsidR="004C693F" w:rsidRDefault="008737C7">
      <w:pPr>
        <w:spacing w:after="140"/>
      </w:pPr>
      <w:r>
        <w:t>(o) Appropriation. All obligations of the Town under this Contract are subject to the appropriation of funds by the Town Council. No obligation of the Town extends beyond the fiscal year in which funds have been appropriated and pre-audited pursuant to N.C. Gen. Stat. § 159-28.</w:t>
      </w:r>
    </w:p>
    <w:p w14:paraId="7E146EF2" w14:textId="77777777" w:rsidR="004C693F" w:rsidRDefault="008737C7">
      <w:pPr>
        <w:keepNext/>
        <w:spacing w:before="160" w:after="100"/>
      </w:pPr>
      <w:r>
        <w:rPr>
          <w:b/>
          <w:bCs/>
        </w:rPr>
        <w:lastRenderedPageBreak/>
        <w:t>Sec. 16. Bonding.</w:t>
      </w:r>
    </w:p>
    <w:p w14:paraId="70F1249C" w14:textId="77777777" w:rsidR="004C693F" w:rsidRDefault="008737C7">
      <w:pPr>
        <w:spacing w:after="140"/>
      </w:pPr>
      <w:r>
        <w:t>Performance and payment bonds, each in an amount equal to one hundred percent (100%) of the contract price, are required and shall be attached. The performance bond shall be conditioned upon faithful performance of the Contract in accordance with the plans, specifications, and conditions of the Contract, and shall be solely for the protection of the Town. The payment bond shall be conditioned upon the prompt payment for all labor or materials for which the Contractor or a subcontractor is liable, and shall be solely for the protection of persons furnishing materials or performing labor for which the Contractor or a subcontractor is liable. Bonds shall be executed by a surety company authorized to do business in North Carolina, in accordance with Article 3 of Chapter 44A of the North Carolina General Statutes.</w:t>
      </w:r>
    </w:p>
    <w:p w14:paraId="6E167339" w14:textId="77777777" w:rsidR="004C693F" w:rsidRDefault="008737C7">
      <w:pPr>
        <w:keepNext/>
        <w:spacing w:before="160" w:after="100"/>
      </w:pPr>
      <w:r>
        <w:rPr>
          <w:b/>
          <w:bCs/>
        </w:rPr>
        <w:t>Sec. 17. Dispute Resolution.</w:t>
      </w:r>
    </w:p>
    <w:p w14:paraId="6E4F49F7" w14:textId="77777777" w:rsidR="004C693F" w:rsidRDefault="008737C7">
      <w:pPr>
        <w:spacing w:after="140"/>
      </w:pPr>
      <w:r>
        <w:t>Pursuant to N.C. Gen. Stat. § 143-128(f1), the Town specifies this Section as the dispute resolution process to be used on this Project. The amount in controversy shall be at least fifteen thousand dollars ($15,000) before this dispute resolution procedure may be used. This dispute resolution process is based on non-binding mediation and will be effective only to the extent that the parties to any mediated dispute participate in good faith. The Town is under no obligation to secure or enforce the participation of any other party.</w:t>
      </w:r>
    </w:p>
    <w:p w14:paraId="72D57719" w14:textId="77777777" w:rsidR="004C693F" w:rsidRDefault="008737C7">
      <w:pPr>
        <w:spacing w:after="140"/>
      </w:pPr>
      <w:r>
        <w:t>17.1 Any dispute arising between or among the parties listed in Section 17.3 that arises from an agreement to construct the Project, including without limitation a breach of such agreement, shall be subject to non-binding mediation administered by the American Arbitration Association under its Construction Industry Mediation Rules (the “Rules”), except as otherwise expressly set forth in this Section. To the extent any provision of the Rules is inconsistent with this Section, this Section controls.</w:t>
      </w:r>
    </w:p>
    <w:p w14:paraId="0246E95B" w14:textId="77777777" w:rsidR="004C693F" w:rsidRDefault="008737C7">
      <w:pPr>
        <w:spacing w:after="140"/>
      </w:pPr>
      <w:r>
        <w:t>17.2 For purposes of this Section: (a) “agreement to construct the Project” means an agreement subject to N.C. Gen. Stat. § 143-128; (b) “construct” or “construction” refers to and includes the erection, construction, alteration, or repair of the Project; (c) “party” or “parties” refers to the parties listed in Section 17.3; and (d) “Project” means the work to be performed pursuant to this Agreement.</w:t>
      </w:r>
    </w:p>
    <w:p w14:paraId="7572F17E" w14:textId="77777777" w:rsidR="004C693F" w:rsidRDefault="008737C7">
      <w:pPr>
        <w:spacing w:after="140"/>
      </w:pPr>
      <w:r>
        <w:t>17.3 The Town and any party contracting with the Town or with any first-tier or lower-tier subcontractor for the construction of the Project agree to participate in good faith in any mediation of a dispute subject to this Section, including without limitation the following parties (if any): engineer(s), surveyor(s), construction manager, prime contractor(s), surety(ies), subcontractor(s), and supplier(s).</w:t>
      </w:r>
    </w:p>
    <w:p w14:paraId="55A759C6" w14:textId="77777777" w:rsidR="004C693F" w:rsidRDefault="008737C7">
      <w:pPr>
        <w:spacing w:after="140"/>
      </w:pPr>
      <w:r>
        <w:t>17.4 The Contractor and all other parties shall include this Section 17 in every agreement to which any of them is a party for the construction of the Project, without variation or exception. Failure to do so constitutes a breach of this Agreement, and the party failing to include this Section shall indemnify and hold harmless the remaining parties from and against any and all claims, including reasonable attorneys' fees and other costs of litigation, arising in any manner from such breach. The parties are intended to be and shall be third-party beneficiaries of this Section.</w:t>
      </w:r>
    </w:p>
    <w:p w14:paraId="102BDA2C" w14:textId="77777777" w:rsidR="004C693F" w:rsidRDefault="008737C7">
      <w:pPr>
        <w:spacing w:after="140"/>
      </w:pPr>
      <w:r>
        <w:t>17.5 The following disputes are not subject to mediation: (i) a dispute seeking a non-monetary recovery; and (ii) a dispute seeking a monetary recovery of $15,000 or less.</w:t>
      </w:r>
    </w:p>
    <w:p w14:paraId="7D5D8A45" w14:textId="77777777" w:rsidR="004C693F" w:rsidRDefault="008737C7">
      <w:pPr>
        <w:spacing w:after="140"/>
      </w:pPr>
      <w:r>
        <w:t>17.6 A dispute seeking the extension of any time limit set forth in an agreement to construct the Project shall be subject to mediation only if the damages that would be suffered by the party seeking the extension would exceed $15,000 if the disputed extension is denied. To the extent liquidated damages are set forth as the measurement of damages for failure to meet such time limit, those liquidated damages shall be the exclusive standard for determining the amount of damages associated with such dispute.</w:t>
      </w:r>
    </w:p>
    <w:p w14:paraId="088E736E" w14:textId="77777777" w:rsidR="004C693F" w:rsidRDefault="008737C7">
      <w:pPr>
        <w:spacing w:after="140"/>
      </w:pPr>
      <w:r>
        <w:t xml:space="preserve">17.7 A dispute is limited to the recovery of monetary damages from the same transaction or occurrence against a single party or two or more parties alleged to be liable jointly, severally, or in the alternative. </w:t>
        <w:lastRenderedPageBreak/>
        <w:t>Two or more disputes may not be consolidated or otherwise combined without the consent of all parties to such disputes.</w:t>
      </w:r>
    </w:p>
    <w:p w14:paraId="5BEEE7E6" w14:textId="77777777" w:rsidR="004C693F" w:rsidRDefault="008737C7">
      <w:pPr>
        <w:spacing w:after="140"/>
      </w:pPr>
      <w:r>
        <w:t>17.8 In addition to such matters as are required by the Rules, a request for mediation shall include the amount of the monetary relief requested.</w:t>
      </w:r>
    </w:p>
    <w:p w14:paraId="77435172" w14:textId="77777777" w:rsidR="004C693F" w:rsidRDefault="008737C7">
      <w:pPr>
        <w:spacing w:after="140"/>
      </w:pPr>
      <w:r>
        <w:t>17.9 Prior to requesting mediation, a party must form a good faith belief, based on a reasonable and prudent investigation, that it is entitled under applicable law to recover the monetary amount to be included in the request from one or more of the remaining parties.</w:t>
      </w:r>
    </w:p>
    <w:p w14:paraId="6C987C05" w14:textId="77777777" w:rsidR="004C693F" w:rsidRDefault="008737C7">
      <w:pPr>
        <w:spacing w:after="140"/>
      </w:pPr>
      <w:r>
        <w:t>17.10 If a party breaches Section 17.9, it shall indemnify and hold harmless all other parties from any costs, including reasonable attorneys' fees and other costs of litigation, and damages incurred by such other parties arising from the breach.</w:t>
      </w:r>
    </w:p>
    <w:p w14:paraId="30DAC487" w14:textId="77777777" w:rsidR="004C693F" w:rsidRDefault="008737C7">
      <w:pPr>
        <w:spacing w:after="140"/>
      </w:pPr>
      <w:r>
        <w:t>17.11 All expenses incurred by a party in preparing and presenting any claim or defense at the mediation shall be paid by that party. All other expenses of the mediation, including filing fees and the mediator's required travel and other expenses, shall be borne one half by the party requesting the mediation, with the remaining parties paying equal shares of the remaining expenses; provided that if the Town is named as a party to the mediation, the Town shall pay at least one-third of the mediation expenses and costs divided among the parties.</w:t>
      </w:r>
    </w:p>
    <w:p w14:paraId="53B23A7F" w14:textId="77777777" w:rsidR="004C693F" w:rsidRDefault="008737C7">
      <w:pPr>
        <w:spacing w:after="140"/>
      </w:pPr>
      <w:r>
        <w:t>17.12 The mediation shall be held at a location agreeable to the mediator and all parties; provided that if no agreement can be reached, the mediation will be held at such location in Rowan County as the mediator shall determine.</w:t>
      </w:r>
    </w:p>
    <w:p w14:paraId="777AF09A" w14:textId="77777777" w:rsidR="004C693F" w:rsidRDefault="008737C7">
      <w:pPr>
        <w:spacing w:after="140"/>
      </w:pPr>
      <w:r>
        <w:t>17.13 The provisions of this Section are subject to any other provision of this Agreement concerning the submission, documentation, or proof of any claim or dispute. Such other provisions shall apply in full force and shall be satisfied as a condition precedent to mediation.</w:t>
      </w:r>
    </w:p>
    <w:p w14:paraId="426D3550" w14:textId="77777777" w:rsidR="004C693F" w:rsidRDefault="008737C7">
      <w:pPr>
        <w:spacing w:after="140"/>
      </w:pPr>
      <w:r>
        <w:t>17.14 Mediation in accordance with this Section shall be a condition precedent to institution of any legal or equitable proceeding seeking monetary recovery based on any dispute subject to mediation under this Section.</w:t>
      </w:r>
    </w:p>
    <w:p w14:paraId="72A31128" w14:textId="77777777" w:rsidR="004C693F" w:rsidRDefault="008737C7">
      <w:pPr>
        <w:keepNext/>
        <w:spacing w:before="160" w:after="100"/>
      </w:pPr>
      <w:r>
        <w:rPr>
          <w:b/>
          <w:bCs/>
        </w:rPr>
        <w:t>Sec. 18. Breach.</w:t>
      </w:r>
    </w:p>
    <w:p w14:paraId="74D6163A" w14:textId="77777777" w:rsidR="004C693F" w:rsidRDefault="008737C7">
      <w:pPr>
        <w:spacing w:after="140"/>
      </w:pPr>
      <w:r>
        <w:t>In the event of a violation of any material term of this Agreement, the non-violating party may terminate the Agreement upon written notice. Such notice shall state the violation with specificity and shall give ten (10) days to cure. The cure period shall be measured as ten (10) days from the date of receipt of notice by the violating party or, if that date is not known, thirteen (13) days from the date the notice is placed in the United States mail. If the violation remains uncorrected at the end of the cure period, the Agreement shall terminate without further action by the non-violating party. Any remaining disputes shall be subject to the dispute resolution procedure set forth above, if applicable.</w:t>
      </w:r>
    </w:p>
    <w:p w14:paraId="541FA216" w14:textId="77777777" w:rsidR="004C693F" w:rsidRDefault="008737C7">
      <w:pPr>
        <w:spacing w:before="200" w:after="140"/>
        <w:jc w:val="center"/>
      </w:pPr>
      <w:r>
        <w:rPr>
          <w:i/>
          <w:iCs/>
        </w:rPr>
        <w:t>[Signature Page to Follow]</w:t>
      </w:r>
    </w:p>
    <w:p w14:paraId="5C99F8F0" w14:textId="77777777" w:rsidR="004C693F" w:rsidRDefault="008737C7">
      <w:r>
        <w:br w:type="page"/>
      </w:r>
    </w:p>
    <w:p w14:paraId="19EFEBF4" w14:textId="77777777" w:rsidR="004C693F" w:rsidRDefault="008737C7">
      <w:pPr>
        <w:spacing w:after="320"/>
      </w:pPr>
      <w:r>
        <w:lastRenderedPageBreak/>
        <w:t>IN WITNESS WHEREOF, the Town of China Grove and the Contractor have caused this Contract to be executed by their respective duly authorized agents or officers.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4C693F" w14:paraId="2B4F78A5" w14:textId="77777777">
        <w:tc>
          <w:tcPr>
            <w:tcW w:w="4680" w:type="dxa"/>
            <w:tcMar>
              <w:top w:w="50" w:type="dxa"/>
              <w:left w:w="90" w:type="dxa"/>
              <w:bottom w:w="50" w:type="dxa"/>
              <w:right w:w="90" w:type="dxa"/>
            </w:tcMar>
            <w:vAlign w:val="center"/>
          </w:tcPr>
          <w:p w14:paraId="243B9E2C" w14:textId="77777777" w:rsidR="004C693F" w:rsidRDefault="008737C7">
            <w:r>
              <w:rPr>
                <w:sz w:val="20"/>
                <w:szCs w:val="20"/>
              </w:rPr>
              <w:t>TOWN OF CHINA GROVE:</w:t>
            </w:r>
          </w:p>
        </w:tc>
        <w:tc>
          <w:tcPr>
            <w:tcW w:w="4680" w:type="dxa"/>
            <w:tcMar>
              <w:top w:w="50" w:type="dxa"/>
              <w:left w:w="90" w:type="dxa"/>
              <w:bottom w:w="50" w:type="dxa"/>
              <w:right w:w="90" w:type="dxa"/>
            </w:tcMar>
            <w:vAlign w:val="center"/>
          </w:tcPr>
          <w:p w14:paraId="1E2FD01C" w14:textId="77777777" w:rsidR="004C693F" w:rsidRDefault="008737C7">
            <w:r>
              <w:rPr>
                <w:sz w:val="20"/>
                <w:szCs w:val="20"/>
              </w:rPr>
              <w:t>[CONTRACTOR]</w:t>
            </w:r>
          </w:p>
        </w:tc>
      </w:tr>
      <w:tr w:rsidR="004C693F" w14:paraId="64825F50" w14:textId="77777777">
        <w:tc>
          <w:tcPr>
            <w:tcW w:w="4680" w:type="dxa"/>
            <w:tcMar>
              <w:top w:w="50" w:type="dxa"/>
              <w:left w:w="90" w:type="dxa"/>
              <w:bottom w:w="50" w:type="dxa"/>
              <w:right w:w="90" w:type="dxa"/>
            </w:tcMar>
            <w:vAlign w:val="center"/>
          </w:tcPr>
          <w:p w14:paraId="22D42DCE" w14:textId="77777777" w:rsidR="004C693F" w:rsidRDefault="008737C7">
            <w:pPr>
              <w:spacing w:after="40"/>
            </w:pPr>
            <w:r>
              <w:rPr>
                <w:sz w:val="20"/>
                <w:szCs w:val="20"/>
              </w:rPr>
              <w:t>By: ______________________________</w:t>
            </w:r>
          </w:p>
          <w:p w14:paraId="40EE05D6" w14:textId="77777777" w:rsidR="004C693F" w:rsidRDefault="004C693F">
            <w:pPr>
              <w:spacing w:after="40"/>
            </w:pPr>
          </w:p>
          <w:p w14:paraId="0662BFF5" w14:textId="77777777" w:rsidR="004C693F" w:rsidRDefault="008737C7">
            <w:pPr>
              <w:spacing w:after="40"/>
            </w:pPr>
            <w:r>
              <w:rPr>
                <w:sz w:val="20"/>
                <w:szCs w:val="20"/>
              </w:rPr>
              <w:t>Franklin D. Gover III, Town Manager</w:t>
            </w:r>
          </w:p>
          <w:p w14:paraId="156ACBFC" w14:textId="77777777" w:rsidR="004C693F" w:rsidRDefault="004C693F">
            <w:pPr>
              <w:spacing w:after="40"/>
            </w:pPr>
          </w:p>
          <w:p w14:paraId="3D203BF1" w14:textId="77777777" w:rsidR="004C693F" w:rsidRDefault="008737C7">
            <w:r>
              <w:rPr>
                <w:sz w:val="20"/>
                <w:szCs w:val="20"/>
              </w:rPr>
              <w:t>Date: ____________________________</w:t>
            </w:r>
          </w:p>
        </w:tc>
        <w:tc>
          <w:tcPr>
            <w:tcW w:w="4680" w:type="dxa"/>
            <w:tcMar>
              <w:top w:w="50" w:type="dxa"/>
              <w:left w:w="90" w:type="dxa"/>
              <w:bottom w:w="50" w:type="dxa"/>
              <w:right w:w="90" w:type="dxa"/>
            </w:tcMar>
            <w:vAlign w:val="center"/>
          </w:tcPr>
          <w:p w14:paraId="18A86BA3" w14:textId="77777777" w:rsidR="004C693F" w:rsidRDefault="008737C7">
            <w:pPr>
              <w:spacing w:after="40"/>
            </w:pPr>
            <w:r>
              <w:rPr>
                <w:sz w:val="20"/>
                <w:szCs w:val="20"/>
              </w:rPr>
              <w:t>By: ______________________________</w:t>
            </w:r>
          </w:p>
          <w:p w14:paraId="103612F3" w14:textId="77777777" w:rsidR="004C693F" w:rsidRDefault="008737C7">
            <w:pPr>
              <w:spacing w:after="40"/>
            </w:pPr>
            <w:r>
              <w:rPr>
                <w:sz w:val="20"/>
                <w:szCs w:val="20"/>
              </w:rPr>
              <w:t>Signature of President / Vice President / Manager / Partner</w:t>
            </w:r>
          </w:p>
          <w:p w14:paraId="0581B9BD" w14:textId="77777777" w:rsidR="004C693F" w:rsidRDefault="004C693F">
            <w:pPr>
              <w:spacing w:after="40"/>
            </w:pPr>
          </w:p>
          <w:p w14:paraId="5CBF49BF" w14:textId="77777777" w:rsidR="004C693F" w:rsidRDefault="008737C7">
            <w:pPr>
              <w:spacing w:after="40"/>
            </w:pPr>
            <w:r>
              <w:rPr>
                <w:sz w:val="20"/>
                <w:szCs w:val="20"/>
              </w:rPr>
              <w:t>Printed Name: _____________________</w:t>
            </w:r>
          </w:p>
          <w:p w14:paraId="317D062B" w14:textId="77777777" w:rsidR="004C693F" w:rsidRDefault="004C693F">
            <w:pPr>
              <w:spacing w:after="40"/>
            </w:pPr>
          </w:p>
          <w:p w14:paraId="24627B09" w14:textId="77777777" w:rsidR="004C693F" w:rsidRDefault="008737C7">
            <w:pPr>
              <w:spacing w:after="40"/>
            </w:pPr>
            <w:r>
              <w:rPr>
                <w:sz w:val="20"/>
                <w:szCs w:val="20"/>
              </w:rPr>
              <w:t>Title: ____________________________</w:t>
            </w:r>
          </w:p>
          <w:p w14:paraId="7116D2D2" w14:textId="77777777" w:rsidR="004C693F" w:rsidRDefault="004C693F">
            <w:pPr>
              <w:spacing w:after="40"/>
            </w:pPr>
          </w:p>
          <w:p w14:paraId="13A2B83B" w14:textId="77777777" w:rsidR="004C693F" w:rsidRDefault="008737C7">
            <w:r>
              <w:rPr>
                <w:sz w:val="20"/>
                <w:szCs w:val="20"/>
              </w:rPr>
              <w:t>Date: ____________________________</w:t>
            </w:r>
          </w:p>
        </w:tc>
      </w:tr>
      <w:tr w:rsidR="004C693F" w14:paraId="11A83E41" w14:textId="77777777">
        <w:tc>
          <w:tcPr>
            <w:tcW w:w="4680" w:type="dxa"/>
            <w:tcMar>
              <w:top w:w="50" w:type="dxa"/>
              <w:left w:w="90" w:type="dxa"/>
              <w:bottom w:w="50" w:type="dxa"/>
              <w:right w:w="90" w:type="dxa"/>
            </w:tcMar>
            <w:vAlign w:val="center"/>
          </w:tcPr>
          <w:p w14:paraId="788F5C85" w14:textId="77777777" w:rsidR="004C693F" w:rsidRDefault="008737C7">
            <w:pPr>
              <w:spacing w:after="40"/>
            </w:pPr>
            <w:r>
              <w:rPr>
                <w:sz w:val="20"/>
                <w:szCs w:val="20"/>
              </w:rPr>
              <w:t>ATTEST:</w:t>
            </w:r>
          </w:p>
          <w:p w14:paraId="2EDD6011" w14:textId="77777777" w:rsidR="004C693F" w:rsidRDefault="004C693F">
            <w:pPr>
              <w:spacing w:after="40"/>
            </w:pPr>
          </w:p>
          <w:p w14:paraId="7DBB287D" w14:textId="77777777" w:rsidR="004C693F" w:rsidRDefault="008737C7">
            <w:pPr>
              <w:spacing w:after="40"/>
            </w:pPr>
            <w:r>
              <w:rPr>
                <w:sz w:val="20"/>
                <w:szCs w:val="20"/>
              </w:rPr>
              <w:t>__________________________________</w:t>
            </w:r>
          </w:p>
          <w:p w14:paraId="100D4C15" w14:textId="77777777" w:rsidR="004C693F" w:rsidRDefault="008737C7">
            <w:r>
              <w:rPr>
                <w:sz w:val="20"/>
                <w:szCs w:val="20"/>
              </w:rPr>
              <w:t>Pamela Mills, Town Clerk</w:t>
            </w:r>
          </w:p>
        </w:tc>
        <w:tc>
          <w:tcPr>
            <w:tcW w:w="4680" w:type="dxa"/>
            <w:tcMar>
              <w:top w:w="50" w:type="dxa"/>
              <w:left w:w="90" w:type="dxa"/>
              <w:bottom w:w="50" w:type="dxa"/>
              <w:right w:w="90" w:type="dxa"/>
            </w:tcMar>
            <w:vAlign w:val="center"/>
          </w:tcPr>
          <w:p w14:paraId="692C8117" w14:textId="77777777" w:rsidR="004C693F" w:rsidRDefault="008737C7">
            <w:pPr>
              <w:spacing w:after="40"/>
            </w:pPr>
            <w:r>
              <w:rPr>
                <w:sz w:val="20"/>
                <w:szCs w:val="20"/>
              </w:rPr>
              <w:t>ATTEST:</w:t>
            </w:r>
          </w:p>
          <w:p w14:paraId="6B6149C9" w14:textId="77777777" w:rsidR="004C693F" w:rsidRDefault="004C693F">
            <w:pPr>
              <w:spacing w:after="40"/>
            </w:pPr>
          </w:p>
          <w:p w14:paraId="0E589C95" w14:textId="77777777" w:rsidR="004C693F" w:rsidRDefault="008737C7">
            <w:pPr>
              <w:spacing w:after="40"/>
            </w:pPr>
            <w:r>
              <w:rPr>
                <w:sz w:val="20"/>
                <w:szCs w:val="20"/>
              </w:rPr>
              <w:t>By: ______________________________</w:t>
            </w:r>
          </w:p>
          <w:p w14:paraId="787BBDA4" w14:textId="77777777" w:rsidR="004C693F" w:rsidRDefault="008737C7">
            <w:pPr>
              <w:spacing w:after="40"/>
            </w:pPr>
            <w:r>
              <w:rPr>
                <w:sz w:val="20"/>
                <w:szCs w:val="20"/>
              </w:rPr>
              <w:t>Signature of Vice President, Secretary, or other officer</w:t>
            </w:r>
          </w:p>
          <w:p w14:paraId="3E2741A7" w14:textId="77777777" w:rsidR="004C693F" w:rsidRDefault="004C693F">
            <w:pPr>
              <w:spacing w:after="40"/>
            </w:pPr>
          </w:p>
          <w:p w14:paraId="030E6DED" w14:textId="77777777" w:rsidR="004C693F" w:rsidRDefault="008737C7">
            <w:pPr>
              <w:spacing w:after="40"/>
            </w:pPr>
            <w:r>
              <w:rPr>
                <w:sz w:val="20"/>
                <w:szCs w:val="20"/>
              </w:rPr>
              <w:t>Printed Name: _____________________</w:t>
            </w:r>
          </w:p>
          <w:p w14:paraId="5B9BD0CC" w14:textId="77777777" w:rsidR="004C693F" w:rsidRDefault="004C693F">
            <w:pPr>
              <w:spacing w:after="40"/>
            </w:pPr>
          </w:p>
          <w:p w14:paraId="03A608B1" w14:textId="77777777" w:rsidR="004C693F" w:rsidRDefault="008737C7">
            <w:pPr>
              <w:spacing w:after="40"/>
            </w:pPr>
            <w:r>
              <w:rPr>
                <w:sz w:val="20"/>
                <w:szCs w:val="20"/>
              </w:rPr>
              <w:t>Title: ____________________________</w:t>
            </w:r>
          </w:p>
          <w:p w14:paraId="13A82BF8" w14:textId="77777777" w:rsidR="004C693F" w:rsidRDefault="004C693F">
            <w:pPr>
              <w:spacing w:after="40"/>
            </w:pPr>
          </w:p>
          <w:p w14:paraId="35AB8F61" w14:textId="77777777" w:rsidR="004C693F" w:rsidRDefault="008737C7">
            <w:r>
              <w:rPr>
                <w:sz w:val="20"/>
                <w:szCs w:val="20"/>
              </w:rPr>
              <w:t>(SEAL)</w:t>
            </w:r>
          </w:p>
        </w:tc>
      </w:tr>
      <w:tr w:rsidR="004C693F" w14:paraId="73230F06" w14:textId="77777777">
        <w:tc>
          <w:tcPr>
            <w:tcW w:w="4680" w:type="dxa"/>
            <w:tcMar>
              <w:top w:w="50" w:type="dxa"/>
              <w:left w:w="90" w:type="dxa"/>
              <w:bottom w:w="50" w:type="dxa"/>
              <w:right w:w="90" w:type="dxa"/>
            </w:tcMar>
            <w:vAlign w:val="center"/>
          </w:tcPr>
          <w:p w14:paraId="7E68F80F" w14:textId="77777777" w:rsidR="004C693F" w:rsidRDefault="008737C7">
            <w:pPr>
              <w:spacing w:after="40"/>
            </w:pPr>
            <w:r>
              <w:rPr>
                <w:sz w:val="20"/>
                <w:szCs w:val="20"/>
              </w:rPr>
              <w:t>APPROVED AS TO FORM:</w:t>
            </w:r>
          </w:p>
          <w:p w14:paraId="1C015D59" w14:textId="77777777" w:rsidR="004C693F" w:rsidRDefault="004C693F">
            <w:pPr>
              <w:spacing w:after="40"/>
            </w:pPr>
          </w:p>
          <w:p w14:paraId="7B66E995" w14:textId="77777777" w:rsidR="004C693F" w:rsidRDefault="008737C7">
            <w:pPr>
              <w:spacing w:after="40"/>
            </w:pPr>
            <w:r>
              <w:rPr>
                <w:sz w:val="20"/>
                <w:szCs w:val="20"/>
              </w:rPr>
              <w:t>__________________________________</w:t>
            </w:r>
          </w:p>
          <w:p w14:paraId="361BF98F" w14:textId="77777777" w:rsidR="004C693F" w:rsidRDefault="008737C7">
            <w:r>
              <w:rPr>
                <w:sz w:val="20"/>
                <w:szCs w:val="20"/>
              </w:rPr>
              <w:t>Town Attorney, Town of China Grove</w:t>
            </w:r>
          </w:p>
        </w:tc>
        <w:tc>
          <w:tcPr>
            <w:tcW w:w="4680" w:type="dxa"/>
            <w:tcMar>
              <w:top w:w="50" w:type="dxa"/>
              <w:left w:w="90" w:type="dxa"/>
              <w:bottom w:w="50" w:type="dxa"/>
              <w:right w:w="90" w:type="dxa"/>
            </w:tcMar>
            <w:vAlign w:val="center"/>
          </w:tcPr>
          <w:p w14:paraId="6A41A34F" w14:textId="77777777" w:rsidR="004C693F" w:rsidRDefault="004C693F"/>
        </w:tc>
      </w:tr>
    </w:tbl>
    <w:p w14:paraId="230446A7" w14:textId="77777777" w:rsidR="004C693F" w:rsidRDefault="004C693F">
      <w:pPr>
        <w:spacing w:after="240"/>
      </w:pPr>
    </w:p>
    <w:p w14:paraId="761736AD" w14:textId="77777777" w:rsidR="004C693F" w:rsidRDefault="008737C7">
      <w:pPr>
        <w:spacing w:after="140"/>
        <w:jc w:val="center"/>
      </w:pPr>
      <w:r>
        <w:rPr>
          <w:b/>
          <w:bCs/>
        </w:rPr>
        <w:t>PRE-AUDIT CERTIFICATE</w:t>
      </w:r>
    </w:p>
    <w:p w14:paraId="73998C05" w14:textId="77777777" w:rsidR="004C693F" w:rsidRDefault="008737C7">
      <w:pPr>
        <w:spacing w:after="140"/>
      </w:pPr>
      <w:r>
        <w:t>This instrument has been pre-audited in the manner required by the Local Government Budget and Fiscal Control Act.</w:t>
      </w:r>
    </w:p>
    <w:p w14:paraId="649DA1B6" w14:textId="77777777" w:rsidR="004C693F" w:rsidRDefault="004C693F"/>
    <w:p w14:paraId="0E51B3BD" w14:textId="77777777" w:rsidR="004C693F" w:rsidRDefault="004C693F"/>
    <w:p w14:paraId="6F690D5C" w14:textId="77777777" w:rsidR="004C693F" w:rsidRDefault="008737C7">
      <w:pPr>
        <w:spacing w:after="40"/>
        <w:ind w:left="4320"/>
      </w:pPr>
      <w:r>
        <w:t>__________________________________________</w:t>
      </w:r>
    </w:p>
    <w:p w14:paraId="2C326900" w14:textId="77777777" w:rsidR="004C693F" w:rsidRDefault="008737C7">
      <w:pPr>
        <w:spacing w:after="40"/>
        <w:ind w:left="4320"/>
      </w:pPr>
      <w:r>
        <w:t>Finance Officer, Town of China Grove</w:t>
      </w:r>
    </w:p>
    <w:p w14:paraId="24F2F21A" w14:textId="77777777" w:rsidR="004C693F" w:rsidRDefault="008737C7">
      <w:pPr>
        <w:spacing w:after="140"/>
        <w:ind w:left="4320"/>
      </w:pPr>
      <w:r>
        <w:t>Date: _____________________________________</w:t>
      </w:r>
    </w:p>
    <w:p w14:paraId="173EA5C4" w14:textId="77777777" w:rsidR="004C693F" w:rsidRDefault="008737C7">
      <w:r>
        <w:br w:type="page"/>
      </w:r>
    </w:p>
    <w:p w14:paraId="596A0D45" w14:textId="77777777" w:rsidR="004C693F" w:rsidRDefault="008737C7">
      <w:pPr>
        <w:keepNext/>
        <w:spacing w:after="200"/>
        <w:jc w:val="center"/>
      </w:pPr>
      <w:r>
        <w:rPr>
          <w:b/>
          <w:bCs/>
          <w:sz w:val="28"/>
          <w:szCs w:val="28"/>
          <w:u w:val="single"/>
        </w:rPr>
        <w:lastRenderedPageBreak/>
        <w:t>EXHIBIT “A”</w:t>
      </w:r>
    </w:p>
    <w:p w14:paraId="548BEB54" w14:textId="77777777" w:rsidR="004C693F" w:rsidRDefault="008737C7">
      <w:pPr>
        <w:spacing w:after="240"/>
        <w:jc w:val="center"/>
      </w:pPr>
      <w:r>
        <w:rPr>
          <w:b/>
          <w:bCs/>
        </w:rPr>
        <w:t>SCOPE OF SERVICES / FEE FOR SCOPE OF SERVICES</w:t>
      </w:r>
    </w:p>
    <w:p w14:paraId="16CFD880" w14:textId="77777777" w:rsidR="004C693F" w:rsidRDefault="008737C7">
      <w:pPr>
        <w:spacing w:after="140"/>
      </w:pPr>
      <w:r>
        <w:t xml:space="preserve">This document is an Exhibit to the Agreement for Street Resurfacing, Contract No. STR-27, between the TOWN OF CHINA GROVE and [CONTRACTOR], dated as of the Notice to Proceed Date specified on EXHIBIT “</w:t>
      </w:r>
      <w:del w:id="90005" w:author="Trustblocks draft" w:date="2026-09-27T00:00:00Z">
        <w:r>
          <w:delText xml:space="preserve">K</w:delText>
        </w:r>
      </w:del>
      <w:ins w:id="90006" w:author="Trustblocks draft" w:date="2026-09-27T00:00:00Z">
        <w:r>
          <w:t xml:space="preserve">J</w:t>
        </w:r>
      </w:ins>
      <w:r>
        <w:t xml:space="preserve">.”</w:t>
      </w:r>
    </w:p>
    <w:p w14:paraId="3EB157F4" w14:textId="77777777" w:rsidR="004C693F" w:rsidRDefault="008737C7">
      <w:pPr>
        <w:keepNext/>
        <w:spacing w:before="160" w:after="100"/>
      </w:pPr>
      <w:r>
        <w:rPr>
          <w:b/>
          <w:bCs/>
        </w:rPr>
        <w:t>Scope of Services</w:t>
      </w:r>
    </w:p>
    <w:p w14:paraId="348800FC" w14:textId="77777777" w:rsidR="004C693F" w:rsidRDefault="008737C7">
      <w:pPr>
        <w:spacing w:after="140"/>
      </w:pPr>
      <w:r>
        <w:t>The work under this contract includes, but is not limited to, the selected Contractor performing crack and joint sealing, patching, leveling, milling, resurfacing, re-striping, re-marking, re-installation of permanent raised pavement markings, and incidental concrete work on designated streets in the Town of China Grove as identified by the Public Works Department, including mobilizations and demobilizations; all labor including special subcontracting; permits, licenses, and certifications; handwork, fabrications, tools, equipment, all materials, miscellaneous hardware, consumables, preparations, and adhesives; excavation and grading; hauling; traffic control and work zone safety operations; site security and security of the work; infrastructure removals and resettings; incidental infrastructure relocations; removal of debris, cleanup, and disposal; seeding and mulching; testing; touch-up repairs; and all else required as necessary in accordance with the Contract documents to the satisfaction of the Director and the Town of China Grove.</w:t>
      </w:r>
    </w:p>
    <w:p w14:paraId="609A991D" w14:textId="77777777" w:rsidR="004C693F" w:rsidRDefault="008737C7">
      <w:pPr>
        <w:spacing w:after="140"/>
      </w:pPr>
      <w:r>
        <w:t>The streets designated for work under this contract are listed at Attachment 1 — Street Schedule. Streets included in this contract are on the Town of China Grove municipal street system as reported for State Street-Aid (Powell Bill) purposes under N.C. Gen. Stat. § 136-41.1 et seq., unless otherwise noted.</w:t>
      </w:r>
    </w:p>
    <w:p w14:paraId="25F0D803" w14:textId="77777777" w:rsidR="004C693F" w:rsidRDefault="008737C7">
      <w:pPr>
        <w:spacing w:after="140"/>
      </w:pPr>
      <w:r>
        <w:t>All work and materials shall meet and be in accordance with the provisions of the Occupational Safety and Health Administration, the North Carolina Department of Labor, the NCDOT Standard Specifications for Roads and Structures (latest edition), the NCDOT Roadway Standard Drawings (latest edition), and the Manual on Uniform Traffic Control Devices (latest edition). The Contractor shall keep itself fully informed of all federal, State, and local laws, ordinances, and regulations.</w:t>
      </w:r>
    </w:p>
    <w:p w14:paraId="239BA2D7" w14:textId="77777777" w:rsidR="004C693F" w:rsidRDefault="008737C7">
      <w:pPr>
        <w:keepNext/>
        <w:spacing w:before="160" w:after="100"/>
      </w:pPr>
      <w:r>
        <w:rPr>
          <w:b/>
          <w:bCs/>
        </w:rPr>
        <w:t>Fee for Scope of Services</w:t>
      </w:r>
    </w:p>
    <w:p w14:paraId="24C2CAFA" w14:textId="77777777" w:rsidR="004C693F" w:rsidRDefault="008737C7">
      <w:pPr>
        <w:spacing w:after="140"/>
      </w:pPr>
      <w:r>
        <w:t>The fee for services shall be on a unit price basis, whereby the quantities of items satisfactorily installed, verified, and accepted by the Director or the Director's designated representative shall be the actual quantities used in determining the basis of payment. Payment at the unit prices for the various items listed on the Bid Form will be full compensation for all items covered by the work.</w:t>
      </w:r>
    </w:p>
    <w:p w14:paraId="5FF1AD7D" w14:textId="77777777" w:rsidR="004C693F" w:rsidRDefault="008737C7">
      <w:pPr>
        <w:spacing w:after="140"/>
      </w:pPr>
      <w:r>
        <w:t>Invoices shall be directed to: Town of China Grove, Attention: David Ketner, Director of Public Works, 333 North Main Street, China Grove, North Carolina 28023, with a copy to the Town Finance Officer.</w:t>
      </w:r>
    </w:p>
    <w:p w14:paraId="559977FD" w14:textId="77777777" w:rsidR="004C693F" w:rsidRDefault="008737C7">
      <w:pPr>
        <w:spacing w:after="140"/>
      </w:pPr>
      <w:r>
        <w:t>Should changes or extra services be needed that would cause a cost overrun, the Contractor shall consult with the Town for adjustment by written change order prior to conducting the work. No payment will be made for work performed outside the scope of this Contract absent a duly executed change order.</w:t>
      </w:r>
    </w:p>
    <w:p w14:paraId="7B9D0E1B" w14:textId="77777777" w:rsidR="004C693F" w:rsidRDefault="008737C7">
      <w:pPr>
        <w:spacing w:after="140"/>
      </w:pPr>
      <w:r>
        <w:t>The budget for the scope of services is based on historical cost data, engineering judgment, the Town's pavement condition assessment and prioritization, and the FY 2026-2027 Budget Ordinance adopted by the China Grove Town Council. All obligations are subject to N.C. Gen. Stat. § 159-28.</w:t>
      </w:r>
    </w:p>
    <w:p w14:paraId="533322E9" w14:textId="77777777" w:rsidR="004C693F" w:rsidRDefault="008737C7">
      <w:r>
        <w:br w:type="page"/>
      </w:r>
    </w:p>
    <w:p w14:paraId="6BCF1D48" w14:textId="77777777" w:rsidR="004C693F" w:rsidRDefault="008737C7">
      <w:pPr>
        <w:keepNext/>
        <w:spacing w:after="200"/>
        <w:jc w:val="center"/>
      </w:pPr>
      <w:r>
        <w:rPr>
          <w:b/>
          <w:bCs/>
          <w:sz w:val="28"/>
          <w:szCs w:val="28"/>
          <w:u w:val="single"/>
        </w:rPr>
        <w:lastRenderedPageBreak/>
        <w:t>EXHIBIT “B”</w:t>
      </w:r>
    </w:p>
    <w:p w14:paraId="03A34ECB" w14:textId="77777777" w:rsidR="004C693F" w:rsidRDefault="008737C7">
      <w:pPr>
        <w:spacing w:after="240"/>
        <w:jc w:val="center"/>
      </w:pPr>
      <w:r>
        <w:rPr>
          <w:b/>
          <w:bCs/>
        </w:rPr>
        <w:t>CONTRACTOR AFFIDAVIT AND CERTIFICATIONS</w:t>
      </w:r>
    </w:p>
    <w:p w14:paraId="2B126A22" w14:textId="77777777" w:rsidR="004C693F" w:rsidRDefault="008737C7">
      <w:pPr>
        <w:spacing w:after="40"/>
      </w:pPr>
      <w:r>
        <w:rPr>
          <w:b/>
          <w:bCs/>
        </w:rPr>
        <w:t>STATE OF NORTH CAROLINA</w:t>
      </w:r>
    </w:p>
    <w:p w14:paraId="7C7E7084" w14:textId="77777777" w:rsidR="004C693F" w:rsidRDefault="008737C7">
      <w:pPr>
        <w:spacing w:after="200"/>
      </w:pPr>
      <w:r>
        <w:rPr>
          <w:b/>
          <w:bCs/>
        </w:rPr>
        <w:t>COUNTY OF ROWAN</w:t>
      </w:r>
    </w:p>
    <w:p w14:paraId="19AF73D0" w14:textId="77777777" w:rsidR="004C693F" w:rsidRDefault="008737C7">
      <w:pPr>
        <w:spacing w:after="140"/>
      </w:pPr>
      <w:r>
        <w:t>I, ______________________________________ (the individual signing below), being duly authorized by and on behalf of ______________________________________________ (the legal name of the entity entering the contract, “Employer”), after first being duly sworn, hereby swear or affirm as follows:</w:t>
      </w:r>
    </w:p>
    <w:p w14:paraId="7AFAAFC7" w14:textId="77777777" w:rsidR="004C693F" w:rsidRDefault="008737C7">
      <w:pPr>
        <w:keepNext/>
        <w:spacing w:before="160" w:after="100"/>
      </w:pPr>
      <w:r>
        <w:rPr>
          <w:b/>
          <w:bCs/>
        </w:rPr>
        <w:t>A. E-Verify (N.C.G.S. Ch. 64, Art. 2; N.C.G.S. § 143-133.3)</w:t>
      </w:r>
    </w:p>
    <w:p w14:paraId="7E364E7D" w14:textId="77777777" w:rsidR="004C693F" w:rsidRDefault="008737C7">
      <w:pPr>
        <w:spacing w:after="140"/>
      </w:pPr>
      <w:r>
        <w:t>1. Employer understands that E-Verify is the federal E-Verify program operated by the United States Department of Homeland Security and other federal agencies, or any successor or equivalent program used to verify the work authorization of newly hired employees pursuant to federal law, in accordance with N.C. Gen. Stat. § 64-26.</w:t>
      </w:r>
    </w:p>
    <w:p w14:paraId="046E1284" w14:textId="77777777" w:rsidR="004C693F" w:rsidRDefault="008737C7">
      <w:pPr>
        <w:spacing w:after="140"/>
      </w:pPr>
      <w:r>
        <w:t>2. Employer understands that employers must use E-Verify. Each employer, as defined in N.C. Gen. Stat. § 64-25, after hiring an employee to work in the United States, shall verify the work authorization of the employee through E-Verify in accordance with N.C. Gen. Stat. § 64-26(a). Employer attests that it is in compliance with the requirements of federal and State law relevant to E-Verify.</w:t>
      </w:r>
    </w:p>
    <w:p w14:paraId="0DC9043C" w14:textId="77777777" w:rsidR="004C693F" w:rsidRDefault="008737C7">
      <w:pPr>
        <w:spacing w:after="140"/>
      </w:pPr>
      <w:r>
        <w:t>3. Employer is a person, business entity, or other organization that transacts business in the State of North Carolina. Employer employs 25 or more employees in this State (mark Yes or No):    a. YES ______      b. NO ______</w:t>
      </w:r>
    </w:p>
    <w:p w14:paraId="73B420B3" w14:textId="77777777" w:rsidR="004C693F" w:rsidRDefault="008737C7">
      <w:pPr>
        <w:spacing w:after="140"/>
      </w:pPr>
      <w:r>
        <w:t>4. Employer attests that all subcontractors employed by it as part of this contract comply with the requirements of E-Verify, and Employer will ensure compliance with E-Verify by any subcontractors subsequently hired by Employer as part of any contract with the Town of China Grove.</w:t>
      </w:r>
    </w:p>
    <w:p w14:paraId="605767FD" w14:textId="77777777" w:rsidR="004C693F" w:rsidRDefault="008737C7">
      <w:pPr>
        <w:spacing w:after="140"/>
      </w:pPr>
      <w:r>
        <w:t>5. Employer shall have a continuing duty to inform the Town of China Grove of any change to this sworn information.</w:t>
      </w:r>
    </w:p>
    <w:p w14:paraId="143D4395" w14:textId="77777777" w:rsidR="004C693F" w:rsidRDefault="008737C7">
      <w:pPr>
        <w:keepNext/>
        <w:spacing w:before="160" w:after="100"/>
      </w:pPr>
      <w:r>
        <w:rPr>
          <w:b/>
          <w:bCs/>
        </w:rPr>
        <w:t>B. Iran Divestment Act (N.C.G.S. § 147-86.55 et seq.)</w:t>
      </w:r>
    </w:p>
    <w:p w14:paraId="0D566979" w14:textId="77777777" w:rsidR="004C693F" w:rsidRDefault="008737C7">
      <w:pPr>
        <w:spacing w:after="140"/>
      </w:pPr>
      <w:r>
        <w:t>6. Employer certifies that, as of the date of this affidavit, it is not listed on the Final Divestment List created by the North Carolina State Treasurer pursuant to N.C. Gen. Stat. § 147-86.58, and that it will not utilize on this contract any subcontractor that is identified on that list.</w:t>
      </w:r>
    </w:p>
    <w:p w14:paraId="4718FF3A" w14:textId="77777777" w:rsidR="004C693F" w:rsidRDefault="008737C7">
      <w:pPr>
        <w:keepNext/>
        <w:spacing w:before="160" w:after="100"/>
      </w:pPr>
      <w:r>
        <w:rPr>
          <w:b/>
          <w:bCs/>
        </w:rPr>
        <w:t>C. Companies Boycotting Israel (N.C.G.S. § 147-86.81)</w:t>
      </w:r>
    </w:p>
    <w:p w14:paraId="25043DB9" w14:textId="77777777" w:rsidR="004C693F" w:rsidRDefault="008737C7">
      <w:pPr>
        <w:spacing w:after="140"/>
      </w:pPr>
      <w:r>
        <w:t>7. Employer certifies that it is not identified on the list of restricted companies determined by the State Treasurer to be engaged in a boycott of Israel, and that it will not utilize on this contract any subcontractor that is so identified.</w:t>
      </w:r>
    </w:p>
    <w:p w14:paraId="2EC09A08" w14:textId="77777777" w:rsidR="004C693F" w:rsidRDefault="008737C7">
      <w:pPr>
        <w:keepNext/>
        <w:spacing w:before="160" w:after="100"/>
      </w:pPr>
      <w:r>
        <w:rPr>
          <w:b/>
          <w:bCs/>
        </w:rPr>
        <w:t>D. Gifts, Favors, and Conflicts of Interest (N.C.G.S. §§ 133-32, 14-234)</w:t>
      </w:r>
    </w:p>
    <w:p w14:paraId="2DE1E4BF" w14:textId="77777777" w:rsidR="004C693F" w:rsidRDefault="008737C7">
      <w:pPr>
        <w:spacing w:after="140"/>
      </w:pPr>
      <w:r>
        <w:t>8. Employer certifies that it has not offered, given, or agreed to give any Town of China Grove official or employee any gift or favor in violation of N.C. Gen. Stat. § 133-32, and that, to the best of its knowledge, no Town official or employee has an interest in this contract prohibited by N.C. Gen. Stat. § 14-234.</w:t>
      </w:r>
    </w:p>
    <w:p w14:paraId="4E1143EF" w14:textId="77777777" w:rsidR="004C693F" w:rsidRDefault="008737C7">
      <w:pPr>
        <w:keepNext/>
        <w:spacing w:before="160" w:after="100"/>
      </w:pPr>
      <w:r>
        <w:rPr>
          <w:b/>
          <w:bCs/>
        </w:rPr>
        <w:t>E. Non-Collusion</w:t>
      </w:r>
    </w:p>
    <w:p w14:paraId="07680BC8" w14:textId="77777777" w:rsidR="004C693F" w:rsidRDefault="008737C7">
      <w:pPr>
        <w:spacing w:after="140"/>
      </w:pPr>
      <w:r>
        <w:t xml:space="preserve">9. Employer certifies that this bid is genuine and not made in the interest of or on behalf of any undisclosed person, firm, or corporation; that it has not directly or indirectly induced or solicited any other bidder to submit a false or sham bid; that it has not solicited or induced any person, firm, or </w:t>
        <w:lastRenderedPageBreak/>
        <w:t>corporation to refrain from bidding; and that it has not sought by collusion to obtain for itself any advantage over any other bidder or over the Town of China Grove.</w:t>
      </w:r>
    </w:p>
    <w:p w14:paraId="3D98B6F9" w14:textId="77777777" w:rsidR="004C693F" w:rsidRDefault="008737C7">
      <w:pPr>
        <w:spacing w:before="200" w:after="140"/>
      </w:pPr>
      <w:r>
        <w:t>This ______ day of ____________________, 20____.</w:t>
      </w:r>
    </w:p>
    <w:p w14:paraId="26B03497" w14:textId="77777777" w:rsidR="004C693F" w:rsidRDefault="004C693F"/>
    <w:p w14:paraId="50DE5F4B" w14:textId="77777777" w:rsidR="004C693F" w:rsidRDefault="004C693F"/>
    <w:p w14:paraId="7DFAA34C" w14:textId="77777777" w:rsidR="004C693F" w:rsidRDefault="008737C7">
      <w:pPr>
        <w:spacing w:after="40"/>
      </w:pPr>
      <w:r>
        <w:t>______________________________________</w:t>
      </w:r>
    </w:p>
    <w:p w14:paraId="13579FC3" w14:textId="77777777" w:rsidR="004C693F" w:rsidRDefault="008737C7">
      <w:pPr>
        <w:spacing w:after="40"/>
      </w:pPr>
      <w:r>
        <w:t>Signature of Affiant</w:t>
      </w:r>
    </w:p>
    <w:p w14:paraId="2398A6C7" w14:textId="77777777" w:rsidR="004C693F" w:rsidRDefault="008737C7">
      <w:pPr>
        <w:spacing w:after="140"/>
      </w:pPr>
      <w:r>
        <w:t>Print or Type Name: ______________________________________</w:t>
      </w:r>
    </w:p>
    <w:p w14:paraId="3242D6D8" w14:textId="77777777" w:rsidR="004C693F" w:rsidRDefault="008737C7">
      <w:pPr>
        <w:spacing w:after="140"/>
      </w:pPr>
      <w:r>
        <w:t>Title: __________________________________________________</w:t>
      </w:r>
    </w:p>
    <w:p w14:paraId="4938D8F0" w14:textId="77777777" w:rsidR="004C693F" w:rsidRDefault="004C693F">
      <w:pPr>
        <w:spacing w:after="200"/>
      </w:pPr>
    </w:p>
    <w:p w14:paraId="24E73912" w14:textId="77777777" w:rsidR="004C693F" w:rsidRDefault="008737C7">
      <w:pPr>
        <w:spacing w:after="140"/>
      </w:pPr>
      <w:r>
        <w:t>State of North Carolina, County of ______________________</w:t>
      </w:r>
    </w:p>
    <w:p w14:paraId="55851EC3" w14:textId="77777777" w:rsidR="004C693F" w:rsidRDefault="008737C7">
      <w:pPr>
        <w:spacing w:after="140"/>
      </w:pPr>
      <w:r>
        <w:t>Signed and sworn to (or affirmed) before me this the ______ day of ____________________, 20____.</w:t>
      </w:r>
    </w:p>
    <w:p w14:paraId="6EF9F3A8" w14:textId="77777777" w:rsidR="004C693F" w:rsidRDefault="004C693F"/>
    <w:p w14:paraId="0605658D" w14:textId="77777777" w:rsidR="004C693F" w:rsidRDefault="004C693F"/>
    <w:p w14:paraId="18158CE5" w14:textId="77777777" w:rsidR="004C693F" w:rsidRDefault="008737C7">
      <w:pPr>
        <w:spacing w:after="40"/>
      </w:pPr>
      <w:r>
        <w:t>______________________________________          (Affix Official / Notarial Seal)</w:t>
      </w:r>
    </w:p>
    <w:p w14:paraId="0DCAE94A" w14:textId="77777777" w:rsidR="004C693F" w:rsidRDefault="008737C7">
      <w:pPr>
        <w:spacing w:after="40"/>
      </w:pPr>
      <w:r>
        <w:t>Notary Public</w:t>
      </w:r>
    </w:p>
    <w:p w14:paraId="3C6462EC" w14:textId="77777777" w:rsidR="004C693F" w:rsidRDefault="008737C7">
      <w:pPr>
        <w:spacing w:after="140"/>
      </w:pPr>
      <w:r>
        <w:t>My Commission Expires: ____________________</w:t>
      </w:r>
    </w:p>
    <w:p w14:paraId="7233C38F" w14:textId="77777777" w:rsidR="004C693F" w:rsidRDefault="008737C7">
      <w:r>
        <w:br w:type="page"/>
      </w:r>
    </w:p>
    <w:p w14:paraId="46E23E42" w14:textId="77777777" w:rsidR="004C693F" w:rsidRDefault="004C693F"/>
    <w:p w14:paraId="707B46CF" w14:textId="77777777" w:rsidR="004C693F" w:rsidRDefault="004C693F"/>
    <w:p w14:paraId="4458756D" w14:textId="77777777" w:rsidR="004C693F" w:rsidRDefault="004C693F"/>
    <w:p w14:paraId="109DA4C0" w14:textId="77777777" w:rsidR="004C693F" w:rsidRDefault="004C693F"/>
    <w:p w14:paraId="0AC61E8A" w14:textId="77777777" w:rsidR="004C693F" w:rsidRDefault="004C693F"/>
    <w:p w14:paraId="6D8E3DDE" w14:textId="77777777" w:rsidR="004C693F" w:rsidRDefault="004C693F"/>
    <w:p w14:paraId="04E84E29" w14:textId="77777777" w:rsidR="004C693F" w:rsidRDefault="008737C7">
      <w:pPr>
        <w:spacing w:after="300"/>
        <w:jc w:val="center"/>
      </w:pPr>
      <w:r>
        <w:rPr>
          <w:b/>
          <w:bCs/>
          <w:sz w:val="36"/>
          <w:szCs w:val="36"/>
        </w:rPr>
        <w:t>EXHIBIT “C”</w:t>
      </w:r>
    </w:p>
    <w:p w14:paraId="5F0B2C92" w14:textId="77777777" w:rsidR="004C693F" w:rsidRDefault="008737C7">
      <w:pPr>
        <w:spacing w:after="160"/>
        <w:jc w:val="center"/>
      </w:pPr>
      <w:r>
        <w:rPr>
          <w:b/>
          <w:bCs/>
          <w:sz w:val="28"/>
          <w:szCs w:val="28"/>
        </w:rPr>
        <w:t>TAX FORMS</w:t>
      </w:r>
    </w:p>
    <w:p w14:paraId="4AB9C749" w14:textId="77777777" w:rsidR="004C693F" w:rsidRDefault="008737C7">
      <w:pPr>
        <w:spacing w:after="140"/>
        <w:jc w:val="center"/>
      </w:pPr>
      <w:r>
        <w:rPr>
          <w:i/>
          <w:iCs/>
        </w:rPr>
        <w:t>(IRS Form W-9 — to be submitted by the awarded Contractor)</w:t>
      </w:r>
    </w:p>
    <w:p w14:paraId="541F2B16" w14:textId="77777777" w:rsidR="004C693F" w:rsidRDefault="004C693F"/>
    <w:p w14:paraId="4AC4D697" w14:textId="77777777" w:rsidR="004C693F" w:rsidRDefault="004C693F"/>
    <w:p w14:paraId="7C693266" w14:textId="77777777" w:rsidR="004C693F" w:rsidRDefault="004C693F"/>
    <w:p w14:paraId="6ABF6132" w14:textId="77777777" w:rsidR="004C693F" w:rsidRDefault="004C693F"/>
    <w:p w14:paraId="4B00BBF7" w14:textId="77777777" w:rsidR="004C693F" w:rsidRDefault="004C693F"/>
    <w:p w14:paraId="7637D5C8" w14:textId="77777777" w:rsidR="004C693F" w:rsidRDefault="004C693F"/>
    <w:p w14:paraId="57115ECE" w14:textId="77777777" w:rsidR="004C693F" w:rsidRDefault="004C693F"/>
    <w:p w14:paraId="506ED622" w14:textId="77777777" w:rsidR="004C693F" w:rsidRDefault="004C693F"/>
    <w:p w14:paraId="4719B343" w14:textId="77777777" w:rsidR="004C693F" w:rsidRDefault="008737C7">
      <w:pPr>
        <w:spacing w:after="60"/>
        <w:jc w:val="center"/>
      </w:pPr>
      <w:r>
        <w:rPr>
          <w:b/>
          <w:bCs/>
          <w:sz w:val="24"/>
          <w:szCs w:val="24"/>
        </w:rPr>
        <w:t>TOWN OF CHINA GROVE</w:t>
      </w:r>
    </w:p>
    <w:p w14:paraId="3FFEF42C" w14:textId="77777777" w:rsidR="004C693F" w:rsidRDefault="008737C7">
      <w:pPr>
        <w:spacing w:after="80"/>
        <w:jc w:val="center"/>
      </w:pPr>
      <w:r>
        <w:rPr>
          <w:b/>
          <w:bCs/>
        </w:rPr>
        <w:t>PUBLIC WORKS DEPARTMENT</w:t>
      </w:r>
    </w:p>
    <w:p w14:paraId="32EA05DD" w14:textId="77777777" w:rsidR="004C693F" w:rsidRDefault="008737C7">
      <w:pPr>
        <w:spacing w:after="40"/>
        <w:jc w:val="center"/>
      </w:pPr>
      <w:r>
        <w:rPr>
          <w:sz w:val="21"/>
          <w:szCs w:val="21"/>
        </w:rPr>
        <w:t>333 North Main Street, China Grove, North Carolina 28023</w:t>
      </w:r>
    </w:p>
    <w:p w14:paraId="56EFCCDF" w14:textId="77777777" w:rsidR="004C693F" w:rsidRDefault="008737C7">
      <w:pPr>
        <w:spacing w:after="140"/>
        <w:jc w:val="center"/>
      </w:pPr>
      <w:r>
        <w:rPr>
          <w:sz w:val="21"/>
          <w:szCs w:val="21"/>
        </w:rPr>
        <w:t>(704) 857-2466</w:t>
      </w:r>
    </w:p>
    <w:p w14:paraId="48935BD5" w14:textId="77777777" w:rsidR="004C693F" w:rsidRDefault="008737C7">
      <w:r>
        <w:br w:type="page"/>
      </w:r>
    </w:p>
    <w:p w14:paraId="5836C588" w14:textId="77777777" w:rsidR="004C693F" w:rsidRDefault="004C693F"/>
    <w:p w14:paraId="4844D35D" w14:textId="77777777" w:rsidR="004C693F" w:rsidRDefault="004C693F"/>
    <w:p w14:paraId="136D7247" w14:textId="77777777" w:rsidR="004C693F" w:rsidRDefault="004C693F"/>
    <w:p w14:paraId="68C5B8F3" w14:textId="77777777" w:rsidR="004C693F" w:rsidRDefault="004C693F"/>
    <w:p w14:paraId="04553419" w14:textId="77777777" w:rsidR="004C693F" w:rsidRDefault="004C693F"/>
    <w:p w14:paraId="53BC532F" w14:textId="77777777" w:rsidR="004C693F" w:rsidRDefault="004C693F"/>
    <w:p w14:paraId="7AD02370" w14:textId="77777777" w:rsidR="004C693F" w:rsidRDefault="008737C7">
      <w:pPr>
        <w:spacing w:after="300"/>
        <w:jc w:val="center"/>
      </w:pPr>
      <w:r>
        <w:rPr>
          <w:b/>
          <w:bCs/>
          <w:sz w:val="36"/>
          <w:szCs w:val="36"/>
        </w:rPr>
        <w:t>EXHIBIT “D”</w:t>
      </w:r>
    </w:p>
    <w:p w14:paraId="1DEC7913" w14:textId="77777777" w:rsidR="004C693F" w:rsidRDefault="008737C7">
      <w:pPr>
        <w:spacing w:after="160"/>
        <w:jc w:val="center"/>
      </w:pPr>
      <w:r>
        <w:rPr>
          <w:b/>
          <w:bCs/>
          <w:sz w:val="28"/>
          <w:szCs w:val="28"/>
        </w:rPr>
        <w:t>CERTIFICATE OF INSURANCE</w:t>
      </w:r>
    </w:p>
    <w:p w14:paraId="13ED8B46" w14:textId="77777777" w:rsidR="004C693F" w:rsidRDefault="008737C7">
      <w:pPr>
        <w:spacing w:after="140"/>
        <w:jc w:val="center"/>
      </w:pPr>
      <w:r>
        <w:rPr>
          <w:i/>
          <w:iCs/>
        </w:rPr>
        <w:t>(To be submitted by the awarded Contractor)</w:t>
      </w:r>
    </w:p>
    <w:p w14:paraId="1B04A6D7" w14:textId="77777777" w:rsidR="004C693F" w:rsidRDefault="004C693F"/>
    <w:p w14:paraId="1C81589B" w14:textId="77777777" w:rsidR="004C693F" w:rsidRDefault="004C693F"/>
    <w:p w14:paraId="2930E543" w14:textId="77777777" w:rsidR="004C693F" w:rsidRDefault="004C693F"/>
    <w:p w14:paraId="53D80299" w14:textId="77777777" w:rsidR="004C693F" w:rsidRDefault="004C693F"/>
    <w:p w14:paraId="20E87775" w14:textId="77777777" w:rsidR="004C693F" w:rsidRDefault="004C693F"/>
    <w:p w14:paraId="113B8F1C" w14:textId="77777777" w:rsidR="004C693F" w:rsidRDefault="004C693F"/>
    <w:p w14:paraId="34EDE337" w14:textId="77777777" w:rsidR="004C693F" w:rsidRDefault="004C693F"/>
    <w:p w14:paraId="253277BE" w14:textId="77777777" w:rsidR="004C693F" w:rsidRDefault="004C693F"/>
    <w:p w14:paraId="1C2887CC" w14:textId="77777777" w:rsidR="004C693F" w:rsidRDefault="008737C7">
      <w:pPr>
        <w:spacing w:after="60"/>
        <w:jc w:val="center"/>
      </w:pPr>
      <w:r>
        <w:rPr>
          <w:b/>
          <w:bCs/>
          <w:sz w:val="24"/>
          <w:szCs w:val="24"/>
        </w:rPr>
        <w:t>TOWN OF CHINA GROVE</w:t>
      </w:r>
    </w:p>
    <w:p w14:paraId="59EE536E" w14:textId="77777777" w:rsidR="004C693F" w:rsidRDefault="008737C7">
      <w:pPr>
        <w:spacing w:after="80"/>
        <w:jc w:val="center"/>
      </w:pPr>
      <w:r>
        <w:rPr>
          <w:b/>
          <w:bCs/>
        </w:rPr>
        <w:t>PUBLIC WORKS DEPARTMENT</w:t>
      </w:r>
    </w:p>
    <w:p w14:paraId="27039740" w14:textId="77777777" w:rsidR="004C693F" w:rsidRDefault="008737C7">
      <w:pPr>
        <w:spacing w:after="40"/>
        <w:jc w:val="center"/>
      </w:pPr>
      <w:r>
        <w:rPr>
          <w:sz w:val="21"/>
          <w:szCs w:val="21"/>
        </w:rPr>
        <w:t>333 North Main Street, China Grove, North Carolina 28023</w:t>
      </w:r>
    </w:p>
    <w:p w14:paraId="4FCE487E" w14:textId="77777777" w:rsidR="004C693F" w:rsidRDefault="008737C7">
      <w:pPr>
        <w:spacing w:after="140"/>
        <w:jc w:val="center"/>
      </w:pPr>
      <w:r>
        <w:rPr>
          <w:sz w:val="21"/>
          <w:szCs w:val="21"/>
        </w:rPr>
        <w:t>(704) 857-2466</w:t>
      </w:r>
    </w:p>
    <w:p w14:paraId="37BFE63C" w14:textId="77777777" w:rsidR="004C693F" w:rsidRDefault="008737C7">
      <w:r>
        <w:br w:type="page"/>
      </w:r>
    </w:p>
    <w:p w14:paraId="57F06B2E" w14:textId="77777777" w:rsidR="004C693F" w:rsidRDefault="004C693F"/>
    <w:p w14:paraId="3D4CA651" w14:textId="77777777" w:rsidR="004C693F" w:rsidRDefault="004C693F"/>
    <w:p w14:paraId="40954CC3" w14:textId="77777777" w:rsidR="004C693F" w:rsidRDefault="004C693F"/>
    <w:p w14:paraId="3AAEBECA" w14:textId="77777777" w:rsidR="004C693F" w:rsidRDefault="004C693F"/>
    <w:p w14:paraId="5CDA1F14" w14:textId="77777777" w:rsidR="004C693F" w:rsidRDefault="004C693F"/>
    <w:p w14:paraId="36E717FC" w14:textId="77777777" w:rsidR="004C693F" w:rsidRDefault="004C693F"/>
    <w:p w14:paraId="5A8FF098" w14:textId="77777777" w:rsidR="004C693F" w:rsidRDefault="008737C7">
      <w:pPr>
        <w:spacing w:after="300"/>
        <w:jc w:val="center"/>
      </w:pPr>
      <w:r>
        <w:rPr>
          <w:b/>
          <w:bCs/>
          <w:sz w:val="36"/>
          <w:szCs w:val="36"/>
        </w:rPr>
        <w:t>EXHIBIT “E”</w:t>
      </w:r>
    </w:p>
    <w:p w14:paraId="5F0DCD16" w14:textId="77777777" w:rsidR="004C693F" w:rsidRDefault="008737C7">
      <w:pPr>
        <w:spacing w:after="160"/>
        <w:jc w:val="center"/>
      </w:pPr>
      <w:r>
        <w:rPr>
          <w:b/>
          <w:bCs/>
          <w:sz w:val="28"/>
          <w:szCs w:val="28"/>
        </w:rPr>
        <w:t>FINANCE FORMS</w:t>
      </w:r>
    </w:p>
    <w:p w14:paraId="2F81A4FA" w14:textId="77777777" w:rsidR="004C693F" w:rsidRDefault="008737C7">
      <w:pPr>
        <w:spacing w:after="140"/>
        <w:jc w:val="center"/>
      </w:pPr>
      <w:r>
        <w:rPr>
          <w:i/>
          <w:iCs/>
        </w:rPr>
        <w:t>(To be submitted by the awarded Contractor)</w:t>
      </w:r>
    </w:p>
    <w:p w14:paraId="1BA2D873" w14:textId="77777777" w:rsidR="004C693F" w:rsidRDefault="004C693F"/>
    <w:p w14:paraId="51566E25" w14:textId="77777777" w:rsidR="004C693F" w:rsidRDefault="004C693F"/>
    <w:p w14:paraId="7BCC6E62" w14:textId="77777777" w:rsidR="004C693F" w:rsidRDefault="004C693F"/>
    <w:p w14:paraId="6CB3A9D9" w14:textId="77777777" w:rsidR="004C693F" w:rsidRDefault="004C693F"/>
    <w:p w14:paraId="4387DA99" w14:textId="77777777" w:rsidR="004C693F" w:rsidRDefault="004C693F"/>
    <w:p w14:paraId="4DDA07A8" w14:textId="77777777" w:rsidR="004C693F" w:rsidRDefault="004C693F"/>
    <w:p w14:paraId="40649D56" w14:textId="77777777" w:rsidR="004C693F" w:rsidRDefault="004C693F"/>
    <w:p w14:paraId="6EF4B5E5" w14:textId="77777777" w:rsidR="004C693F" w:rsidRDefault="004C693F"/>
    <w:p w14:paraId="3CF3013C" w14:textId="77777777" w:rsidR="004C693F" w:rsidRDefault="008737C7">
      <w:pPr>
        <w:spacing w:after="60"/>
        <w:jc w:val="center"/>
      </w:pPr>
      <w:r>
        <w:rPr>
          <w:b/>
          <w:bCs/>
          <w:sz w:val="24"/>
          <w:szCs w:val="24"/>
        </w:rPr>
        <w:t>TOWN OF CHINA GROVE</w:t>
      </w:r>
    </w:p>
    <w:p w14:paraId="51833C21" w14:textId="77777777" w:rsidR="004C693F" w:rsidRDefault="008737C7">
      <w:pPr>
        <w:spacing w:after="80"/>
        <w:jc w:val="center"/>
      </w:pPr>
      <w:r>
        <w:rPr>
          <w:b/>
          <w:bCs/>
        </w:rPr>
        <w:t>PUBLIC WORKS DEPARTMENT</w:t>
      </w:r>
    </w:p>
    <w:p w14:paraId="32A695F5" w14:textId="77777777" w:rsidR="004C693F" w:rsidRDefault="008737C7">
      <w:pPr>
        <w:spacing w:after="40"/>
        <w:jc w:val="center"/>
      </w:pPr>
      <w:r>
        <w:rPr>
          <w:sz w:val="21"/>
          <w:szCs w:val="21"/>
        </w:rPr>
        <w:t>333 North Main Street, China Grove, North Carolina 28023</w:t>
      </w:r>
    </w:p>
    <w:p w14:paraId="3BD394EC" w14:textId="77777777" w:rsidR="004C693F" w:rsidRDefault="008737C7">
      <w:pPr>
        <w:spacing w:after="140"/>
        <w:jc w:val="center"/>
      </w:pPr>
      <w:r>
        <w:rPr>
          <w:sz w:val="21"/>
          <w:szCs w:val="21"/>
        </w:rPr>
        <w:t>(704) 857-2466</w:t>
      </w:r>
    </w:p>
    <w:p w14:paraId="3F04EF10" w14:textId="77777777" w:rsidR="004C693F" w:rsidRDefault="008737C7">
      <w:r>
        <w:br w:type="page"/>
      </w:r>
    </w:p>
    <w:p w14:paraId="3B53FDAC" w14:textId="77777777" w:rsidR="004C693F" w:rsidRDefault="008737C7">
      <w:pPr>
        <w:keepNext/>
        <w:spacing w:after="200"/>
        <w:jc w:val="center"/>
      </w:pPr>
      <w:r>
        <w:rPr>
          <w:b/>
          <w:bCs/>
          <w:sz w:val="26"/>
          <w:szCs w:val="26"/>
          <w:u w:val="single"/>
        </w:rPr>
        <w:lastRenderedPageBreak/>
        <w:t>VENDOR INFORMATION FORM</w:t>
      </w:r>
    </w:p>
    <w:p w14:paraId="2037868E" w14:textId="77777777" w:rsidR="004C693F" w:rsidRDefault="008737C7">
      <w:pPr>
        <w:spacing w:after="40"/>
        <w:jc w:val="center"/>
      </w:pPr>
      <w:r>
        <w:rPr>
          <w:b/>
          <w:bCs/>
        </w:rPr>
        <w:t>Town of China Grove — Finance Department</w:t>
      </w:r>
    </w:p>
    <w:p w14:paraId="0D31AB9D" w14:textId="77777777" w:rsidR="004C693F" w:rsidRDefault="008737C7">
      <w:pPr>
        <w:spacing w:after="200"/>
        <w:jc w:val="center"/>
      </w:pPr>
      <w:r>
        <w:rPr>
          <w:sz w:val="20"/>
          <w:szCs w:val="20"/>
        </w:rPr>
        <w:t>333 North Main Street, China Grove, NC 28023  |  (704) 857-2466</w:t>
      </w:r>
    </w:p>
    <w:p w14:paraId="45915816" w14:textId="77777777" w:rsidR="004C693F" w:rsidRDefault="008737C7">
      <w:pPr>
        <w:spacing w:after="140"/>
      </w:pPr>
      <w:r>
        <w:rPr>
          <w:i/>
          <w:iCs/>
          <w:sz w:val="20"/>
          <w:szCs w:val="20"/>
        </w:rPr>
        <w:t>NOTE: Completion of this form is necessary to establish a vendor number within the Town's financial system and for any future payments and contracting. An IRS Form W-9 must also be completed and submitted. This form is also used for vendor information updates.</w:t>
      </w:r>
    </w:p>
    <w:p w14:paraId="73ED2AB7" w14:textId="77777777" w:rsidR="004C693F" w:rsidRDefault="008737C7">
      <w:pPr>
        <w:spacing w:after="160"/>
      </w:pPr>
      <w:r>
        <w:rPr>
          <w:sz w:val="21"/>
          <w:szCs w:val="21"/>
        </w:rPr>
        <w:t>LEGAL NAME OF COMPANY / CORPORATION (as shown on IRS tax form): _______________________________________</w:t>
      </w:r>
    </w:p>
    <w:p w14:paraId="6C8CAFCE" w14:textId="77777777" w:rsidR="004C693F" w:rsidRDefault="008737C7">
      <w:pPr>
        <w:spacing w:after="160"/>
      </w:pPr>
      <w:r>
        <w:rPr>
          <w:sz w:val="21"/>
          <w:szCs w:val="21"/>
        </w:rPr>
        <w:t>SOLE PROPRIETOR NAME: ___________________________________________________________________________</w:t>
      </w:r>
    </w:p>
    <w:p w14:paraId="6C415F74" w14:textId="77777777" w:rsidR="004C693F" w:rsidRDefault="008737C7">
      <w:pPr>
        <w:spacing w:after="160"/>
      </w:pPr>
      <w:r>
        <w:rPr>
          <w:sz w:val="21"/>
          <w:szCs w:val="21"/>
        </w:rPr>
        <w:t>DBA / DOING BUSINESS AS (if different from legal name): _______________________________________________</w:t>
      </w:r>
    </w:p>
    <w:p w14:paraId="22F7DB74" w14:textId="77777777" w:rsidR="004C693F" w:rsidRDefault="008737C7">
      <w:pPr>
        <w:spacing w:after="160"/>
      </w:pPr>
      <w:r>
        <w:rPr>
          <w:sz w:val="21"/>
          <w:szCs w:val="21"/>
        </w:rPr>
        <w:t>ARE YOU A NORTH CAROLINA CORPORATION?  YES ______  NO ______</w:t>
      </w:r>
    </w:p>
    <w:p w14:paraId="19AAC3CA" w14:textId="77777777" w:rsidR="004C693F" w:rsidRDefault="008737C7">
      <w:pPr>
        <w:spacing w:after="160"/>
      </w:pPr>
      <w:r>
        <w:rPr>
          <w:sz w:val="21"/>
          <w:szCs w:val="21"/>
        </w:rPr>
        <w:t>ARE YOU REGISTERED TO DO BUSINESS IN NORTH CAROLINA?  YES ______  NO ______</w:t>
      </w:r>
    </w:p>
    <w:p w14:paraId="4725DD45" w14:textId="77777777" w:rsidR="004C693F" w:rsidRDefault="008737C7">
      <w:pPr>
        <w:spacing w:after="160"/>
      </w:pPr>
      <w:r>
        <w:rPr>
          <w:sz w:val="21"/>
          <w:szCs w:val="21"/>
        </w:rPr>
        <w:t>NORTH CAROLINA GENERAL CONTRACTOR LICENSE NUMBER: ______________________  EXPIRATION: ____________</w:t>
      </w:r>
    </w:p>
    <w:p w14:paraId="12A68573" w14:textId="77777777" w:rsidR="004C693F" w:rsidRDefault="008737C7">
      <w:pPr>
        <w:spacing w:after="160"/>
      </w:pPr>
      <w:r>
        <w:rPr>
          <w:sz w:val="21"/>
          <w:szCs w:val="21"/>
        </w:rPr>
        <w:t>FEDERAL TAX ID #: ______________________________________________________________________________</w:t>
      </w:r>
    </w:p>
    <w:p w14:paraId="195A370A" w14:textId="77777777" w:rsidR="004C693F" w:rsidRDefault="008737C7">
      <w:pPr>
        <w:spacing w:after="160"/>
      </w:pPr>
      <w:r>
        <w:rPr>
          <w:sz w:val="21"/>
          <w:szCs w:val="21"/>
        </w:rPr>
        <w:t>QUOTATION ADDRESS: ______________________________________________  COUNTY: ______________________</w:t>
      </w:r>
    </w:p>
    <w:p w14:paraId="34FE3F31" w14:textId="77777777" w:rsidR="004C693F" w:rsidRDefault="008737C7">
      <w:pPr>
        <w:spacing w:after="160"/>
      </w:pPr>
      <w:r>
        <w:rPr>
          <w:sz w:val="21"/>
          <w:szCs w:val="21"/>
        </w:rPr>
        <w:t>MAILING ADDRESS (PURCHASE ORDERS): _________________________________________________________________</w:t>
      </w:r>
    </w:p>
    <w:p w14:paraId="18CB1C5C" w14:textId="77777777" w:rsidR="004C693F" w:rsidRDefault="008737C7">
      <w:pPr>
        <w:spacing w:after="160"/>
      </w:pPr>
      <w:r>
        <w:rPr>
          <w:sz w:val="21"/>
          <w:szCs w:val="21"/>
        </w:rPr>
        <w:t>REMITTANCE ADDRESS: _____________________________________________________________________________</w:t>
      </w:r>
    </w:p>
    <w:p w14:paraId="430BBBEE" w14:textId="77777777" w:rsidR="004C693F" w:rsidRDefault="008737C7">
      <w:pPr>
        <w:spacing w:after="160"/>
      </w:pPr>
      <w:r>
        <w:rPr>
          <w:sz w:val="21"/>
          <w:szCs w:val="21"/>
        </w:rPr>
        <w:t>INVOICE PAYMENT TERMS: ______________________  TERM DISCOUNT? IF YES, EXPLAIN: ___________________</w:t>
      </w:r>
    </w:p>
    <w:p w14:paraId="34357061" w14:textId="77777777" w:rsidR="004C693F" w:rsidRDefault="008737C7">
      <w:pPr>
        <w:spacing w:after="160"/>
      </w:pPr>
      <w:r>
        <w:rPr>
          <w:sz w:val="21"/>
          <w:szCs w:val="21"/>
        </w:rPr>
        <w:t>MANAGER: ____________________________  PHONE: __________________  EMAIL: ______________________</w:t>
      </w:r>
    </w:p>
    <w:p w14:paraId="012507B1" w14:textId="77777777" w:rsidR="004C693F" w:rsidRDefault="008737C7">
      <w:pPr>
        <w:spacing w:after="160"/>
      </w:pPr>
      <w:r>
        <w:rPr>
          <w:sz w:val="21"/>
          <w:szCs w:val="21"/>
        </w:rPr>
        <w:t>CONTACT PERSON: ______________________  PHONE: __________________  EMAIL: ______________________</w:t>
      </w:r>
    </w:p>
    <w:p w14:paraId="04A4CB99" w14:textId="77777777" w:rsidR="004C693F" w:rsidRDefault="008737C7">
      <w:pPr>
        <w:spacing w:after="160"/>
      </w:pPr>
      <w:r>
        <w:rPr>
          <w:sz w:val="21"/>
          <w:szCs w:val="21"/>
        </w:rPr>
        <w:t>ACCOUNTS RECEIVABLE CONTACT: ____________________  PHONE: __________________</w:t>
      </w:r>
    </w:p>
    <w:p w14:paraId="41236C33" w14:textId="77777777" w:rsidR="004C693F" w:rsidRDefault="008737C7">
      <w:pPr>
        <w:spacing w:after="160"/>
      </w:pPr>
      <w:r>
        <w:rPr>
          <w:sz w:val="21"/>
          <w:szCs w:val="21"/>
        </w:rPr>
        <w:t>TYPE OF PRODUCT OR SERVICES PROVIDED: ______________________________________________________________</w:t>
      </w:r>
    </w:p>
    <w:p w14:paraId="06FAA7AC" w14:textId="77777777" w:rsidR="004C693F" w:rsidRDefault="008737C7">
      <w:pPr>
        <w:spacing w:before="200" w:after="140"/>
        <w:jc w:val="center"/>
      </w:pPr>
      <w:r>
        <w:rPr>
          <w:b/>
          <w:bCs/>
        </w:rPr>
        <w:t>FOR TOWN USE ONLY</w:t>
      </w:r>
    </w:p>
    <w:p w14:paraId="58FF1C1E" w14:textId="77777777" w:rsidR="004C693F" w:rsidRDefault="008737C7">
      <w:pPr>
        <w:spacing w:after="160"/>
      </w:pPr>
      <w:r>
        <w:rPr>
          <w:sz w:val="21"/>
          <w:szCs w:val="21"/>
        </w:rPr>
        <w:t>TOWN DEPARTMENT CONTACT: ______________________________  DATE: ______________</w:t>
      </w:r>
    </w:p>
    <w:p w14:paraId="4DE6924D" w14:textId="77777777" w:rsidR="004C693F" w:rsidRDefault="008737C7">
      <w:pPr>
        <w:spacing w:after="160"/>
      </w:pPr>
      <w:r>
        <w:rPr>
          <w:sz w:val="21"/>
          <w:szCs w:val="21"/>
        </w:rPr>
        <w:t>RECEIVED IN FINANCE BY: ________________________________  DATE: ______________</w:t>
      </w:r>
    </w:p>
    <w:p w14:paraId="218760ED" w14:textId="77777777" w:rsidR="004C693F" w:rsidRDefault="008737C7">
      <w:pPr>
        <w:spacing w:after="140"/>
      </w:pPr>
      <w:r>
        <w:rPr>
          <w:sz w:val="21"/>
          <w:szCs w:val="21"/>
        </w:rPr>
        <w:t>VENDOR NUMBER ASSIGNED: _______________________________</w:t>
      </w:r>
    </w:p>
    <w:p w14:paraId="619E2C7A" w14:textId="77777777" w:rsidR="004C693F" w:rsidRDefault="008737C7">
      <w:r>
        <w:br w:type="page"/>
      </w:r>
    </w:p>
    <w:p w14:paraId="0C1D2FFF" w14:textId="77777777" w:rsidR="004C693F" w:rsidRDefault="008737C7">
      <w:pPr>
        <w:keepNext/>
        <w:spacing w:after="200"/>
        <w:jc w:val="center"/>
      </w:pPr>
      <w:r>
        <w:rPr>
          <w:b/>
          <w:bCs/>
          <w:sz w:val="26"/>
          <w:szCs w:val="26"/>
          <w:u w:val="single"/>
        </w:rPr>
        <w:lastRenderedPageBreak/>
        <w:t>NORTH CAROLINA SALES AND USE TAX REPORT</w:t>
      </w:r>
    </w:p>
    <w:p w14:paraId="56C6FDC9" w14:textId="77777777" w:rsidR="004C693F" w:rsidRDefault="008737C7">
      <w:pPr>
        <w:spacing w:after="200"/>
        <w:jc w:val="center"/>
      </w:pPr>
      <w:r>
        <w:rPr>
          <w:b/>
          <w:bCs/>
          <w:sz w:val="21"/>
          <w:szCs w:val="21"/>
        </w:rPr>
        <w:t>Owner: Town of China Grove   |   Project: Street Resurfacing, Contract No. STR-27</w:t>
      </w:r>
    </w:p>
    <w:p w14:paraId="2B02F20B" w14:textId="77777777" w:rsidR="004C693F" w:rsidRDefault="008737C7">
      <w:pPr>
        <w:spacing w:after="120"/>
      </w:pPr>
      <w:r>
        <w:rPr>
          <w:sz w:val="21"/>
          <w:szCs w:val="21"/>
        </w:rPr>
        <w:t>Contractor: ______________________________   Purchase Order #: ______________</w:t>
      </w:r>
    </w:p>
    <w:p w14:paraId="2B0C6AA9" w14:textId="77777777" w:rsidR="004C693F" w:rsidRDefault="008737C7">
      <w:pPr>
        <w:spacing w:after="200"/>
      </w:pPr>
      <w:r>
        <w:rPr>
          <w:sz w:val="21"/>
          <w:szCs w:val="21"/>
        </w:rPr>
        <w:t>Time Period — From: __________________   To: __________________</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20"/>
        <w:gridCol w:w="1360"/>
        <w:gridCol w:w="900"/>
        <w:gridCol w:w="1200"/>
        <w:gridCol w:w="900"/>
        <w:gridCol w:w="960"/>
        <w:gridCol w:w="960"/>
        <w:gridCol w:w="960"/>
        <w:gridCol w:w="1000"/>
      </w:tblGrid>
      <w:tr w:rsidR="004C693F" w14:paraId="4D75A8AD" w14:textId="77777777">
        <w:trPr>
          <w:tblHeader/>
        </w:trPr>
        <w:tc>
          <w:tcPr>
            <w:tcW w:w="1120" w:type="dxa"/>
            <w:shd w:val="clear" w:color="auto" w:fill="D9D9D9"/>
            <w:tcMar>
              <w:top w:w="50" w:type="dxa"/>
              <w:left w:w="90" w:type="dxa"/>
              <w:bottom w:w="50" w:type="dxa"/>
              <w:right w:w="90" w:type="dxa"/>
            </w:tcMar>
            <w:vAlign w:val="center"/>
          </w:tcPr>
          <w:p w14:paraId="1664A6FF" w14:textId="77777777" w:rsidR="004C693F" w:rsidRDefault="008737C7">
            <w:r>
              <w:rPr>
                <w:b/>
                <w:bCs/>
                <w:sz w:val="16"/>
                <w:szCs w:val="16"/>
              </w:rPr>
              <w:t>Date to Contractor</w:t>
            </w:r>
          </w:p>
        </w:tc>
        <w:tc>
          <w:tcPr>
            <w:tcW w:w="1360" w:type="dxa"/>
            <w:shd w:val="clear" w:color="auto" w:fill="D9D9D9"/>
            <w:tcMar>
              <w:top w:w="50" w:type="dxa"/>
              <w:left w:w="90" w:type="dxa"/>
              <w:bottom w:w="50" w:type="dxa"/>
              <w:right w:w="90" w:type="dxa"/>
            </w:tcMar>
            <w:vAlign w:val="center"/>
          </w:tcPr>
          <w:p w14:paraId="2E6730B2" w14:textId="77777777" w:rsidR="004C693F" w:rsidRDefault="008737C7">
            <w:r>
              <w:rPr>
                <w:b/>
                <w:bCs/>
                <w:sz w:val="16"/>
                <w:szCs w:val="16"/>
              </w:rPr>
              <w:t>Vendor Name</w:t>
            </w:r>
          </w:p>
        </w:tc>
        <w:tc>
          <w:tcPr>
            <w:tcW w:w="900" w:type="dxa"/>
            <w:shd w:val="clear" w:color="auto" w:fill="D9D9D9"/>
            <w:tcMar>
              <w:top w:w="50" w:type="dxa"/>
              <w:left w:w="90" w:type="dxa"/>
              <w:bottom w:w="50" w:type="dxa"/>
              <w:right w:w="90" w:type="dxa"/>
            </w:tcMar>
            <w:vAlign w:val="center"/>
          </w:tcPr>
          <w:p w14:paraId="47C3EF03" w14:textId="77777777" w:rsidR="004C693F" w:rsidRDefault="008737C7">
            <w:r>
              <w:rPr>
                <w:b/>
                <w:bCs/>
                <w:sz w:val="16"/>
                <w:szCs w:val="16"/>
              </w:rPr>
              <w:t>Invoice #</w:t>
            </w:r>
          </w:p>
        </w:tc>
        <w:tc>
          <w:tcPr>
            <w:tcW w:w="1200" w:type="dxa"/>
            <w:shd w:val="clear" w:color="auto" w:fill="D9D9D9"/>
            <w:tcMar>
              <w:top w:w="50" w:type="dxa"/>
              <w:left w:w="90" w:type="dxa"/>
              <w:bottom w:w="50" w:type="dxa"/>
              <w:right w:w="90" w:type="dxa"/>
            </w:tcMar>
            <w:vAlign w:val="center"/>
          </w:tcPr>
          <w:p w14:paraId="42B51178" w14:textId="77777777" w:rsidR="004C693F" w:rsidRDefault="008737C7">
            <w:r>
              <w:rPr>
                <w:b/>
                <w:bCs/>
                <w:sz w:val="16"/>
                <w:szCs w:val="16"/>
              </w:rPr>
              <w:t>Taxable Item Subtotal</w:t>
            </w:r>
          </w:p>
        </w:tc>
        <w:tc>
          <w:tcPr>
            <w:tcW w:w="900" w:type="dxa"/>
            <w:shd w:val="clear" w:color="auto" w:fill="D9D9D9"/>
            <w:tcMar>
              <w:top w:w="50" w:type="dxa"/>
              <w:left w:w="90" w:type="dxa"/>
              <w:bottom w:w="50" w:type="dxa"/>
              <w:right w:w="90" w:type="dxa"/>
            </w:tcMar>
            <w:vAlign w:val="center"/>
          </w:tcPr>
          <w:p w14:paraId="376BF818" w14:textId="77777777" w:rsidR="004C693F" w:rsidRDefault="008737C7">
            <w:r>
              <w:rPr>
                <w:b/>
                <w:bCs/>
                <w:sz w:val="16"/>
                <w:szCs w:val="16"/>
              </w:rPr>
              <w:t>County Paid</w:t>
            </w:r>
          </w:p>
        </w:tc>
        <w:tc>
          <w:tcPr>
            <w:tcW w:w="960" w:type="dxa"/>
            <w:shd w:val="clear" w:color="auto" w:fill="D9D9D9"/>
            <w:tcMar>
              <w:top w:w="50" w:type="dxa"/>
              <w:left w:w="90" w:type="dxa"/>
              <w:bottom w:w="50" w:type="dxa"/>
              <w:right w:w="90" w:type="dxa"/>
            </w:tcMar>
            <w:vAlign w:val="center"/>
          </w:tcPr>
          <w:p w14:paraId="44197FD8" w14:textId="77777777" w:rsidR="004C693F" w:rsidRDefault="008737C7">
            <w:r>
              <w:rPr>
                <w:b/>
                <w:bCs/>
                <w:sz w:val="16"/>
                <w:szCs w:val="16"/>
              </w:rPr>
              <w:t>State Tax</w:t>
            </w:r>
          </w:p>
        </w:tc>
        <w:tc>
          <w:tcPr>
            <w:tcW w:w="960" w:type="dxa"/>
            <w:shd w:val="clear" w:color="auto" w:fill="D9D9D9"/>
            <w:tcMar>
              <w:top w:w="50" w:type="dxa"/>
              <w:left w:w="90" w:type="dxa"/>
              <w:bottom w:w="50" w:type="dxa"/>
              <w:right w:w="90" w:type="dxa"/>
            </w:tcMar>
            <w:vAlign w:val="center"/>
          </w:tcPr>
          <w:p w14:paraId="214A541E" w14:textId="77777777" w:rsidR="004C693F" w:rsidRDefault="008737C7">
            <w:r>
              <w:rPr>
                <w:b/>
                <w:bCs/>
                <w:sz w:val="16"/>
                <w:szCs w:val="16"/>
              </w:rPr>
              <w:t>County Tax</w:t>
            </w:r>
          </w:p>
        </w:tc>
        <w:tc>
          <w:tcPr>
            <w:tcW w:w="960" w:type="dxa"/>
            <w:shd w:val="clear" w:color="auto" w:fill="D9D9D9"/>
            <w:tcMar>
              <w:top w:w="50" w:type="dxa"/>
              <w:left w:w="90" w:type="dxa"/>
              <w:bottom w:w="50" w:type="dxa"/>
              <w:right w:w="90" w:type="dxa"/>
            </w:tcMar>
            <w:vAlign w:val="center"/>
          </w:tcPr>
          <w:p w14:paraId="3B89C3C9" w14:textId="77777777" w:rsidR="004C693F" w:rsidRDefault="008737C7">
            <w:r>
              <w:rPr>
                <w:b/>
                <w:bCs/>
                <w:sz w:val="16"/>
                <w:szCs w:val="16"/>
              </w:rPr>
              <w:t>Transit Tax</w:t>
            </w:r>
          </w:p>
        </w:tc>
        <w:tc>
          <w:tcPr>
            <w:tcW w:w="1000" w:type="dxa"/>
            <w:shd w:val="clear" w:color="auto" w:fill="D9D9D9"/>
            <w:tcMar>
              <w:top w:w="50" w:type="dxa"/>
              <w:left w:w="90" w:type="dxa"/>
              <w:bottom w:w="50" w:type="dxa"/>
              <w:right w:w="90" w:type="dxa"/>
            </w:tcMar>
            <w:vAlign w:val="center"/>
          </w:tcPr>
          <w:p w14:paraId="2F28DB66" w14:textId="77777777" w:rsidR="004C693F" w:rsidRDefault="008737C7">
            <w:r>
              <w:rPr>
                <w:b/>
                <w:bCs/>
                <w:sz w:val="16"/>
                <w:szCs w:val="16"/>
              </w:rPr>
              <w:t>Total Tax Paid</w:t>
            </w:r>
          </w:p>
        </w:tc>
      </w:tr>
      <w:tr w:rsidR="004C693F" w14:paraId="5711DD01" w14:textId="77777777">
        <w:tc>
          <w:tcPr>
            <w:tcW w:w="1120" w:type="dxa"/>
            <w:tcMar>
              <w:top w:w="50" w:type="dxa"/>
              <w:left w:w="90" w:type="dxa"/>
              <w:bottom w:w="50" w:type="dxa"/>
              <w:right w:w="90" w:type="dxa"/>
            </w:tcMar>
            <w:vAlign w:val="center"/>
          </w:tcPr>
          <w:p w14:paraId="35D4DFC5" w14:textId="77777777" w:rsidR="004C693F" w:rsidRDefault="004C693F"/>
        </w:tc>
        <w:tc>
          <w:tcPr>
            <w:tcW w:w="1360" w:type="dxa"/>
            <w:tcMar>
              <w:top w:w="50" w:type="dxa"/>
              <w:left w:w="90" w:type="dxa"/>
              <w:bottom w:w="50" w:type="dxa"/>
              <w:right w:w="90" w:type="dxa"/>
            </w:tcMar>
            <w:vAlign w:val="center"/>
          </w:tcPr>
          <w:p w14:paraId="42996A20" w14:textId="77777777" w:rsidR="004C693F" w:rsidRDefault="004C693F"/>
        </w:tc>
        <w:tc>
          <w:tcPr>
            <w:tcW w:w="900" w:type="dxa"/>
            <w:tcMar>
              <w:top w:w="50" w:type="dxa"/>
              <w:left w:w="90" w:type="dxa"/>
              <w:bottom w:w="50" w:type="dxa"/>
              <w:right w:w="90" w:type="dxa"/>
            </w:tcMar>
            <w:vAlign w:val="center"/>
          </w:tcPr>
          <w:p w14:paraId="12891423" w14:textId="77777777" w:rsidR="004C693F" w:rsidRDefault="004C693F"/>
        </w:tc>
        <w:tc>
          <w:tcPr>
            <w:tcW w:w="1200" w:type="dxa"/>
            <w:tcMar>
              <w:top w:w="50" w:type="dxa"/>
              <w:left w:w="90" w:type="dxa"/>
              <w:bottom w:w="50" w:type="dxa"/>
              <w:right w:w="90" w:type="dxa"/>
            </w:tcMar>
            <w:vAlign w:val="center"/>
          </w:tcPr>
          <w:p w14:paraId="2FD63345" w14:textId="77777777" w:rsidR="004C693F" w:rsidRDefault="004C693F"/>
        </w:tc>
        <w:tc>
          <w:tcPr>
            <w:tcW w:w="900" w:type="dxa"/>
            <w:tcMar>
              <w:top w:w="50" w:type="dxa"/>
              <w:left w:w="90" w:type="dxa"/>
              <w:bottom w:w="50" w:type="dxa"/>
              <w:right w:w="90" w:type="dxa"/>
            </w:tcMar>
            <w:vAlign w:val="center"/>
          </w:tcPr>
          <w:p w14:paraId="4779AC84" w14:textId="77777777" w:rsidR="004C693F" w:rsidRDefault="004C693F"/>
        </w:tc>
        <w:tc>
          <w:tcPr>
            <w:tcW w:w="960" w:type="dxa"/>
            <w:tcMar>
              <w:top w:w="50" w:type="dxa"/>
              <w:left w:w="90" w:type="dxa"/>
              <w:bottom w:w="50" w:type="dxa"/>
              <w:right w:w="90" w:type="dxa"/>
            </w:tcMar>
            <w:vAlign w:val="center"/>
          </w:tcPr>
          <w:p w14:paraId="21DC249D" w14:textId="77777777" w:rsidR="004C693F" w:rsidRDefault="004C693F"/>
        </w:tc>
        <w:tc>
          <w:tcPr>
            <w:tcW w:w="960" w:type="dxa"/>
            <w:tcMar>
              <w:top w:w="50" w:type="dxa"/>
              <w:left w:w="90" w:type="dxa"/>
              <w:bottom w:w="50" w:type="dxa"/>
              <w:right w:w="90" w:type="dxa"/>
            </w:tcMar>
            <w:vAlign w:val="center"/>
          </w:tcPr>
          <w:p w14:paraId="15755AA7" w14:textId="77777777" w:rsidR="004C693F" w:rsidRDefault="004C693F"/>
        </w:tc>
        <w:tc>
          <w:tcPr>
            <w:tcW w:w="960" w:type="dxa"/>
            <w:tcMar>
              <w:top w:w="50" w:type="dxa"/>
              <w:left w:w="90" w:type="dxa"/>
              <w:bottom w:w="50" w:type="dxa"/>
              <w:right w:w="90" w:type="dxa"/>
            </w:tcMar>
            <w:vAlign w:val="center"/>
          </w:tcPr>
          <w:p w14:paraId="5223744F" w14:textId="77777777" w:rsidR="004C693F" w:rsidRDefault="004C693F"/>
        </w:tc>
        <w:tc>
          <w:tcPr>
            <w:tcW w:w="1000" w:type="dxa"/>
            <w:tcMar>
              <w:top w:w="50" w:type="dxa"/>
              <w:left w:w="90" w:type="dxa"/>
              <w:bottom w:w="50" w:type="dxa"/>
              <w:right w:w="90" w:type="dxa"/>
            </w:tcMar>
            <w:vAlign w:val="center"/>
          </w:tcPr>
          <w:p w14:paraId="3531EB05" w14:textId="77777777" w:rsidR="004C693F" w:rsidRDefault="004C693F"/>
        </w:tc>
      </w:tr>
      <w:tr w:rsidR="004C693F" w14:paraId="4B0CDE5E" w14:textId="77777777">
        <w:tc>
          <w:tcPr>
            <w:tcW w:w="1120" w:type="dxa"/>
            <w:tcMar>
              <w:top w:w="50" w:type="dxa"/>
              <w:left w:w="90" w:type="dxa"/>
              <w:bottom w:w="50" w:type="dxa"/>
              <w:right w:w="90" w:type="dxa"/>
            </w:tcMar>
            <w:vAlign w:val="center"/>
          </w:tcPr>
          <w:p w14:paraId="6358666C" w14:textId="77777777" w:rsidR="004C693F" w:rsidRDefault="004C693F"/>
        </w:tc>
        <w:tc>
          <w:tcPr>
            <w:tcW w:w="1360" w:type="dxa"/>
            <w:tcMar>
              <w:top w:w="50" w:type="dxa"/>
              <w:left w:w="90" w:type="dxa"/>
              <w:bottom w:w="50" w:type="dxa"/>
              <w:right w:w="90" w:type="dxa"/>
            </w:tcMar>
            <w:vAlign w:val="center"/>
          </w:tcPr>
          <w:p w14:paraId="515E2F20" w14:textId="77777777" w:rsidR="004C693F" w:rsidRDefault="004C693F"/>
        </w:tc>
        <w:tc>
          <w:tcPr>
            <w:tcW w:w="900" w:type="dxa"/>
            <w:tcMar>
              <w:top w:w="50" w:type="dxa"/>
              <w:left w:w="90" w:type="dxa"/>
              <w:bottom w:w="50" w:type="dxa"/>
              <w:right w:w="90" w:type="dxa"/>
            </w:tcMar>
            <w:vAlign w:val="center"/>
          </w:tcPr>
          <w:p w14:paraId="2542BC10" w14:textId="77777777" w:rsidR="004C693F" w:rsidRDefault="004C693F"/>
        </w:tc>
        <w:tc>
          <w:tcPr>
            <w:tcW w:w="1200" w:type="dxa"/>
            <w:tcMar>
              <w:top w:w="50" w:type="dxa"/>
              <w:left w:w="90" w:type="dxa"/>
              <w:bottom w:w="50" w:type="dxa"/>
              <w:right w:w="90" w:type="dxa"/>
            </w:tcMar>
            <w:vAlign w:val="center"/>
          </w:tcPr>
          <w:p w14:paraId="0C3578B3" w14:textId="77777777" w:rsidR="004C693F" w:rsidRDefault="004C693F"/>
        </w:tc>
        <w:tc>
          <w:tcPr>
            <w:tcW w:w="900" w:type="dxa"/>
            <w:tcMar>
              <w:top w:w="50" w:type="dxa"/>
              <w:left w:w="90" w:type="dxa"/>
              <w:bottom w:w="50" w:type="dxa"/>
              <w:right w:w="90" w:type="dxa"/>
            </w:tcMar>
            <w:vAlign w:val="center"/>
          </w:tcPr>
          <w:p w14:paraId="7A64180E" w14:textId="77777777" w:rsidR="004C693F" w:rsidRDefault="004C693F"/>
        </w:tc>
        <w:tc>
          <w:tcPr>
            <w:tcW w:w="960" w:type="dxa"/>
            <w:tcMar>
              <w:top w:w="50" w:type="dxa"/>
              <w:left w:w="90" w:type="dxa"/>
              <w:bottom w:w="50" w:type="dxa"/>
              <w:right w:w="90" w:type="dxa"/>
            </w:tcMar>
            <w:vAlign w:val="center"/>
          </w:tcPr>
          <w:p w14:paraId="6CFBD7A8" w14:textId="77777777" w:rsidR="004C693F" w:rsidRDefault="004C693F"/>
        </w:tc>
        <w:tc>
          <w:tcPr>
            <w:tcW w:w="960" w:type="dxa"/>
            <w:tcMar>
              <w:top w:w="50" w:type="dxa"/>
              <w:left w:w="90" w:type="dxa"/>
              <w:bottom w:w="50" w:type="dxa"/>
              <w:right w:w="90" w:type="dxa"/>
            </w:tcMar>
            <w:vAlign w:val="center"/>
          </w:tcPr>
          <w:p w14:paraId="148D2A91" w14:textId="77777777" w:rsidR="004C693F" w:rsidRDefault="004C693F"/>
        </w:tc>
        <w:tc>
          <w:tcPr>
            <w:tcW w:w="960" w:type="dxa"/>
            <w:tcMar>
              <w:top w:w="50" w:type="dxa"/>
              <w:left w:w="90" w:type="dxa"/>
              <w:bottom w:w="50" w:type="dxa"/>
              <w:right w:w="90" w:type="dxa"/>
            </w:tcMar>
            <w:vAlign w:val="center"/>
          </w:tcPr>
          <w:p w14:paraId="06A6AAC3" w14:textId="77777777" w:rsidR="004C693F" w:rsidRDefault="004C693F"/>
        </w:tc>
        <w:tc>
          <w:tcPr>
            <w:tcW w:w="1000" w:type="dxa"/>
            <w:tcMar>
              <w:top w:w="50" w:type="dxa"/>
              <w:left w:w="90" w:type="dxa"/>
              <w:bottom w:w="50" w:type="dxa"/>
              <w:right w:w="90" w:type="dxa"/>
            </w:tcMar>
            <w:vAlign w:val="center"/>
          </w:tcPr>
          <w:p w14:paraId="42F1A327" w14:textId="77777777" w:rsidR="004C693F" w:rsidRDefault="004C693F"/>
        </w:tc>
      </w:tr>
      <w:tr w:rsidR="004C693F" w14:paraId="4172A010" w14:textId="77777777">
        <w:tc>
          <w:tcPr>
            <w:tcW w:w="1120" w:type="dxa"/>
            <w:tcMar>
              <w:top w:w="50" w:type="dxa"/>
              <w:left w:w="90" w:type="dxa"/>
              <w:bottom w:w="50" w:type="dxa"/>
              <w:right w:w="90" w:type="dxa"/>
            </w:tcMar>
            <w:vAlign w:val="center"/>
          </w:tcPr>
          <w:p w14:paraId="47BB95C3" w14:textId="77777777" w:rsidR="004C693F" w:rsidRDefault="004C693F"/>
        </w:tc>
        <w:tc>
          <w:tcPr>
            <w:tcW w:w="1360" w:type="dxa"/>
            <w:tcMar>
              <w:top w:w="50" w:type="dxa"/>
              <w:left w:w="90" w:type="dxa"/>
              <w:bottom w:w="50" w:type="dxa"/>
              <w:right w:w="90" w:type="dxa"/>
            </w:tcMar>
            <w:vAlign w:val="center"/>
          </w:tcPr>
          <w:p w14:paraId="026D3CF9" w14:textId="77777777" w:rsidR="004C693F" w:rsidRDefault="004C693F"/>
        </w:tc>
        <w:tc>
          <w:tcPr>
            <w:tcW w:w="900" w:type="dxa"/>
            <w:tcMar>
              <w:top w:w="50" w:type="dxa"/>
              <w:left w:w="90" w:type="dxa"/>
              <w:bottom w:w="50" w:type="dxa"/>
              <w:right w:w="90" w:type="dxa"/>
            </w:tcMar>
            <w:vAlign w:val="center"/>
          </w:tcPr>
          <w:p w14:paraId="33C8DBD9" w14:textId="77777777" w:rsidR="004C693F" w:rsidRDefault="004C693F"/>
        </w:tc>
        <w:tc>
          <w:tcPr>
            <w:tcW w:w="1200" w:type="dxa"/>
            <w:tcMar>
              <w:top w:w="50" w:type="dxa"/>
              <w:left w:w="90" w:type="dxa"/>
              <w:bottom w:w="50" w:type="dxa"/>
              <w:right w:w="90" w:type="dxa"/>
            </w:tcMar>
            <w:vAlign w:val="center"/>
          </w:tcPr>
          <w:p w14:paraId="3BA6E0F0" w14:textId="77777777" w:rsidR="004C693F" w:rsidRDefault="004C693F"/>
        </w:tc>
        <w:tc>
          <w:tcPr>
            <w:tcW w:w="900" w:type="dxa"/>
            <w:tcMar>
              <w:top w:w="50" w:type="dxa"/>
              <w:left w:w="90" w:type="dxa"/>
              <w:bottom w:w="50" w:type="dxa"/>
              <w:right w:w="90" w:type="dxa"/>
            </w:tcMar>
            <w:vAlign w:val="center"/>
          </w:tcPr>
          <w:p w14:paraId="0C101E26" w14:textId="77777777" w:rsidR="004C693F" w:rsidRDefault="004C693F"/>
        </w:tc>
        <w:tc>
          <w:tcPr>
            <w:tcW w:w="960" w:type="dxa"/>
            <w:tcMar>
              <w:top w:w="50" w:type="dxa"/>
              <w:left w:w="90" w:type="dxa"/>
              <w:bottom w:w="50" w:type="dxa"/>
              <w:right w:w="90" w:type="dxa"/>
            </w:tcMar>
            <w:vAlign w:val="center"/>
          </w:tcPr>
          <w:p w14:paraId="61614BCE" w14:textId="77777777" w:rsidR="004C693F" w:rsidRDefault="004C693F"/>
        </w:tc>
        <w:tc>
          <w:tcPr>
            <w:tcW w:w="960" w:type="dxa"/>
            <w:tcMar>
              <w:top w:w="50" w:type="dxa"/>
              <w:left w:w="90" w:type="dxa"/>
              <w:bottom w:w="50" w:type="dxa"/>
              <w:right w:w="90" w:type="dxa"/>
            </w:tcMar>
            <w:vAlign w:val="center"/>
          </w:tcPr>
          <w:p w14:paraId="6CA5F9EC" w14:textId="77777777" w:rsidR="004C693F" w:rsidRDefault="004C693F"/>
        </w:tc>
        <w:tc>
          <w:tcPr>
            <w:tcW w:w="960" w:type="dxa"/>
            <w:tcMar>
              <w:top w:w="50" w:type="dxa"/>
              <w:left w:w="90" w:type="dxa"/>
              <w:bottom w:w="50" w:type="dxa"/>
              <w:right w:w="90" w:type="dxa"/>
            </w:tcMar>
            <w:vAlign w:val="center"/>
          </w:tcPr>
          <w:p w14:paraId="3671B5A4" w14:textId="77777777" w:rsidR="004C693F" w:rsidRDefault="004C693F"/>
        </w:tc>
        <w:tc>
          <w:tcPr>
            <w:tcW w:w="1000" w:type="dxa"/>
            <w:tcMar>
              <w:top w:w="50" w:type="dxa"/>
              <w:left w:w="90" w:type="dxa"/>
              <w:bottom w:w="50" w:type="dxa"/>
              <w:right w:w="90" w:type="dxa"/>
            </w:tcMar>
            <w:vAlign w:val="center"/>
          </w:tcPr>
          <w:p w14:paraId="4352256D" w14:textId="77777777" w:rsidR="004C693F" w:rsidRDefault="004C693F"/>
        </w:tc>
      </w:tr>
      <w:tr w:rsidR="004C693F" w14:paraId="1170ABBF" w14:textId="77777777">
        <w:tc>
          <w:tcPr>
            <w:tcW w:w="1120" w:type="dxa"/>
            <w:tcMar>
              <w:top w:w="50" w:type="dxa"/>
              <w:left w:w="90" w:type="dxa"/>
              <w:bottom w:w="50" w:type="dxa"/>
              <w:right w:w="90" w:type="dxa"/>
            </w:tcMar>
            <w:vAlign w:val="center"/>
          </w:tcPr>
          <w:p w14:paraId="65735B01" w14:textId="77777777" w:rsidR="004C693F" w:rsidRDefault="004C693F"/>
        </w:tc>
        <w:tc>
          <w:tcPr>
            <w:tcW w:w="1360" w:type="dxa"/>
            <w:tcMar>
              <w:top w:w="50" w:type="dxa"/>
              <w:left w:w="90" w:type="dxa"/>
              <w:bottom w:w="50" w:type="dxa"/>
              <w:right w:w="90" w:type="dxa"/>
            </w:tcMar>
            <w:vAlign w:val="center"/>
          </w:tcPr>
          <w:p w14:paraId="1577235C" w14:textId="77777777" w:rsidR="004C693F" w:rsidRDefault="004C693F"/>
        </w:tc>
        <w:tc>
          <w:tcPr>
            <w:tcW w:w="900" w:type="dxa"/>
            <w:tcMar>
              <w:top w:w="50" w:type="dxa"/>
              <w:left w:w="90" w:type="dxa"/>
              <w:bottom w:w="50" w:type="dxa"/>
              <w:right w:w="90" w:type="dxa"/>
            </w:tcMar>
            <w:vAlign w:val="center"/>
          </w:tcPr>
          <w:p w14:paraId="16944CC7" w14:textId="77777777" w:rsidR="004C693F" w:rsidRDefault="004C693F"/>
        </w:tc>
        <w:tc>
          <w:tcPr>
            <w:tcW w:w="1200" w:type="dxa"/>
            <w:tcMar>
              <w:top w:w="50" w:type="dxa"/>
              <w:left w:w="90" w:type="dxa"/>
              <w:bottom w:w="50" w:type="dxa"/>
              <w:right w:w="90" w:type="dxa"/>
            </w:tcMar>
            <w:vAlign w:val="center"/>
          </w:tcPr>
          <w:p w14:paraId="5252254A" w14:textId="77777777" w:rsidR="004C693F" w:rsidRDefault="004C693F"/>
        </w:tc>
        <w:tc>
          <w:tcPr>
            <w:tcW w:w="900" w:type="dxa"/>
            <w:tcMar>
              <w:top w:w="50" w:type="dxa"/>
              <w:left w:w="90" w:type="dxa"/>
              <w:bottom w:w="50" w:type="dxa"/>
              <w:right w:w="90" w:type="dxa"/>
            </w:tcMar>
            <w:vAlign w:val="center"/>
          </w:tcPr>
          <w:p w14:paraId="346D6E29" w14:textId="77777777" w:rsidR="004C693F" w:rsidRDefault="004C693F"/>
        </w:tc>
        <w:tc>
          <w:tcPr>
            <w:tcW w:w="960" w:type="dxa"/>
            <w:tcMar>
              <w:top w:w="50" w:type="dxa"/>
              <w:left w:w="90" w:type="dxa"/>
              <w:bottom w:w="50" w:type="dxa"/>
              <w:right w:w="90" w:type="dxa"/>
            </w:tcMar>
            <w:vAlign w:val="center"/>
          </w:tcPr>
          <w:p w14:paraId="6527F269" w14:textId="77777777" w:rsidR="004C693F" w:rsidRDefault="004C693F"/>
        </w:tc>
        <w:tc>
          <w:tcPr>
            <w:tcW w:w="960" w:type="dxa"/>
            <w:tcMar>
              <w:top w:w="50" w:type="dxa"/>
              <w:left w:w="90" w:type="dxa"/>
              <w:bottom w:w="50" w:type="dxa"/>
              <w:right w:w="90" w:type="dxa"/>
            </w:tcMar>
            <w:vAlign w:val="center"/>
          </w:tcPr>
          <w:p w14:paraId="488B85FA" w14:textId="77777777" w:rsidR="004C693F" w:rsidRDefault="004C693F"/>
        </w:tc>
        <w:tc>
          <w:tcPr>
            <w:tcW w:w="960" w:type="dxa"/>
            <w:tcMar>
              <w:top w:w="50" w:type="dxa"/>
              <w:left w:w="90" w:type="dxa"/>
              <w:bottom w:w="50" w:type="dxa"/>
              <w:right w:w="90" w:type="dxa"/>
            </w:tcMar>
            <w:vAlign w:val="center"/>
          </w:tcPr>
          <w:p w14:paraId="2B9FADE0" w14:textId="77777777" w:rsidR="004C693F" w:rsidRDefault="004C693F"/>
        </w:tc>
        <w:tc>
          <w:tcPr>
            <w:tcW w:w="1000" w:type="dxa"/>
            <w:tcMar>
              <w:top w:w="50" w:type="dxa"/>
              <w:left w:w="90" w:type="dxa"/>
              <w:bottom w:w="50" w:type="dxa"/>
              <w:right w:w="90" w:type="dxa"/>
            </w:tcMar>
            <w:vAlign w:val="center"/>
          </w:tcPr>
          <w:p w14:paraId="27DE2CFD" w14:textId="77777777" w:rsidR="004C693F" w:rsidRDefault="004C693F"/>
        </w:tc>
      </w:tr>
      <w:tr w:rsidR="004C693F" w14:paraId="41575BF2" w14:textId="77777777">
        <w:tc>
          <w:tcPr>
            <w:tcW w:w="1120" w:type="dxa"/>
            <w:tcMar>
              <w:top w:w="50" w:type="dxa"/>
              <w:left w:w="90" w:type="dxa"/>
              <w:bottom w:w="50" w:type="dxa"/>
              <w:right w:w="90" w:type="dxa"/>
            </w:tcMar>
            <w:vAlign w:val="center"/>
          </w:tcPr>
          <w:p w14:paraId="2A797CF4" w14:textId="77777777" w:rsidR="004C693F" w:rsidRDefault="004C693F"/>
        </w:tc>
        <w:tc>
          <w:tcPr>
            <w:tcW w:w="1360" w:type="dxa"/>
            <w:tcMar>
              <w:top w:w="50" w:type="dxa"/>
              <w:left w:w="90" w:type="dxa"/>
              <w:bottom w:w="50" w:type="dxa"/>
              <w:right w:w="90" w:type="dxa"/>
            </w:tcMar>
            <w:vAlign w:val="center"/>
          </w:tcPr>
          <w:p w14:paraId="11BB69D2" w14:textId="77777777" w:rsidR="004C693F" w:rsidRDefault="004C693F"/>
        </w:tc>
        <w:tc>
          <w:tcPr>
            <w:tcW w:w="900" w:type="dxa"/>
            <w:tcMar>
              <w:top w:w="50" w:type="dxa"/>
              <w:left w:w="90" w:type="dxa"/>
              <w:bottom w:w="50" w:type="dxa"/>
              <w:right w:w="90" w:type="dxa"/>
            </w:tcMar>
            <w:vAlign w:val="center"/>
          </w:tcPr>
          <w:p w14:paraId="5DD75436" w14:textId="77777777" w:rsidR="004C693F" w:rsidRDefault="004C693F"/>
        </w:tc>
        <w:tc>
          <w:tcPr>
            <w:tcW w:w="1200" w:type="dxa"/>
            <w:tcMar>
              <w:top w:w="50" w:type="dxa"/>
              <w:left w:w="90" w:type="dxa"/>
              <w:bottom w:w="50" w:type="dxa"/>
              <w:right w:w="90" w:type="dxa"/>
            </w:tcMar>
            <w:vAlign w:val="center"/>
          </w:tcPr>
          <w:p w14:paraId="28C67AED" w14:textId="77777777" w:rsidR="004C693F" w:rsidRDefault="004C693F"/>
        </w:tc>
        <w:tc>
          <w:tcPr>
            <w:tcW w:w="900" w:type="dxa"/>
            <w:tcMar>
              <w:top w:w="50" w:type="dxa"/>
              <w:left w:w="90" w:type="dxa"/>
              <w:bottom w:w="50" w:type="dxa"/>
              <w:right w:w="90" w:type="dxa"/>
            </w:tcMar>
            <w:vAlign w:val="center"/>
          </w:tcPr>
          <w:p w14:paraId="6166B1BC" w14:textId="77777777" w:rsidR="004C693F" w:rsidRDefault="004C693F"/>
        </w:tc>
        <w:tc>
          <w:tcPr>
            <w:tcW w:w="960" w:type="dxa"/>
            <w:tcMar>
              <w:top w:w="50" w:type="dxa"/>
              <w:left w:w="90" w:type="dxa"/>
              <w:bottom w:w="50" w:type="dxa"/>
              <w:right w:w="90" w:type="dxa"/>
            </w:tcMar>
            <w:vAlign w:val="center"/>
          </w:tcPr>
          <w:p w14:paraId="3BBD58C2" w14:textId="77777777" w:rsidR="004C693F" w:rsidRDefault="004C693F"/>
        </w:tc>
        <w:tc>
          <w:tcPr>
            <w:tcW w:w="960" w:type="dxa"/>
            <w:tcMar>
              <w:top w:w="50" w:type="dxa"/>
              <w:left w:w="90" w:type="dxa"/>
              <w:bottom w:w="50" w:type="dxa"/>
              <w:right w:w="90" w:type="dxa"/>
            </w:tcMar>
            <w:vAlign w:val="center"/>
          </w:tcPr>
          <w:p w14:paraId="6A02CDAF" w14:textId="77777777" w:rsidR="004C693F" w:rsidRDefault="004C693F"/>
        </w:tc>
        <w:tc>
          <w:tcPr>
            <w:tcW w:w="960" w:type="dxa"/>
            <w:tcMar>
              <w:top w:w="50" w:type="dxa"/>
              <w:left w:w="90" w:type="dxa"/>
              <w:bottom w:w="50" w:type="dxa"/>
              <w:right w:w="90" w:type="dxa"/>
            </w:tcMar>
            <w:vAlign w:val="center"/>
          </w:tcPr>
          <w:p w14:paraId="0899B028" w14:textId="77777777" w:rsidR="004C693F" w:rsidRDefault="004C693F"/>
        </w:tc>
        <w:tc>
          <w:tcPr>
            <w:tcW w:w="1000" w:type="dxa"/>
            <w:tcMar>
              <w:top w:w="50" w:type="dxa"/>
              <w:left w:w="90" w:type="dxa"/>
              <w:bottom w:w="50" w:type="dxa"/>
              <w:right w:w="90" w:type="dxa"/>
            </w:tcMar>
            <w:vAlign w:val="center"/>
          </w:tcPr>
          <w:p w14:paraId="0B07B27F" w14:textId="77777777" w:rsidR="004C693F" w:rsidRDefault="004C693F"/>
        </w:tc>
      </w:tr>
      <w:tr w:rsidR="004C693F" w14:paraId="6CA935CB" w14:textId="77777777">
        <w:tc>
          <w:tcPr>
            <w:tcW w:w="1120" w:type="dxa"/>
            <w:tcMar>
              <w:top w:w="50" w:type="dxa"/>
              <w:left w:w="90" w:type="dxa"/>
              <w:bottom w:w="50" w:type="dxa"/>
              <w:right w:w="90" w:type="dxa"/>
            </w:tcMar>
            <w:vAlign w:val="center"/>
          </w:tcPr>
          <w:p w14:paraId="4F6F3A64" w14:textId="77777777" w:rsidR="004C693F" w:rsidRDefault="004C693F"/>
        </w:tc>
        <w:tc>
          <w:tcPr>
            <w:tcW w:w="1360" w:type="dxa"/>
            <w:tcMar>
              <w:top w:w="50" w:type="dxa"/>
              <w:left w:w="90" w:type="dxa"/>
              <w:bottom w:w="50" w:type="dxa"/>
              <w:right w:w="90" w:type="dxa"/>
            </w:tcMar>
            <w:vAlign w:val="center"/>
          </w:tcPr>
          <w:p w14:paraId="791FE23F" w14:textId="77777777" w:rsidR="004C693F" w:rsidRDefault="004C693F"/>
        </w:tc>
        <w:tc>
          <w:tcPr>
            <w:tcW w:w="900" w:type="dxa"/>
            <w:tcMar>
              <w:top w:w="50" w:type="dxa"/>
              <w:left w:w="90" w:type="dxa"/>
              <w:bottom w:w="50" w:type="dxa"/>
              <w:right w:w="90" w:type="dxa"/>
            </w:tcMar>
            <w:vAlign w:val="center"/>
          </w:tcPr>
          <w:p w14:paraId="57377582" w14:textId="77777777" w:rsidR="004C693F" w:rsidRDefault="004C693F"/>
        </w:tc>
        <w:tc>
          <w:tcPr>
            <w:tcW w:w="1200" w:type="dxa"/>
            <w:tcMar>
              <w:top w:w="50" w:type="dxa"/>
              <w:left w:w="90" w:type="dxa"/>
              <w:bottom w:w="50" w:type="dxa"/>
              <w:right w:w="90" w:type="dxa"/>
            </w:tcMar>
            <w:vAlign w:val="center"/>
          </w:tcPr>
          <w:p w14:paraId="05A3E85A" w14:textId="77777777" w:rsidR="004C693F" w:rsidRDefault="004C693F"/>
        </w:tc>
        <w:tc>
          <w:tcPr>
            <w:tcW w:w="900" w:type="dxa"/>
            <w:tcMar>
              <w:top w:w="50" w:type="dxa"/>
              <w:left w:w="90" w:type="dxa"/>
              <w:bottom w:w="50" w:type="dxa"/>
              <w:right w:w="90" w:type="dxa"/>
            </w:tcMar>
            <w:vAlign w:val="center"/>
          </w:tcPr>
          <w:p w14:paraId="7C157C4A" w14:textId="77777777" w:rsidR="004C693F" w:rsidRDefault="004C693F"/>
        </w:tc>
        <w:tc>
          <w:tcPr>
            <w:tcW w:w="960" w:type="dxa"/>
            <w:tcMar>
              <w:top w:w="50" w:type="dxa"/>
              <w:left w:w="90" w:type="dxa"/>
              <w:bottom w:w="50" w:type="dxa"/>
              <w:right w:w="90" w:type="dxa"/>
            </w:tcMar>
            <w:vAlign w:val="center"/>
          </w:tcPr>
          <w:p w14:paraId="5F4E1A8B" w14:textId="77777777" w:rsidR="004C693F" w:rsidRDefault="004C693F"/>
        </w:tc>
        <w:tc>
          <w:tcPr>
            <w:tcW w:w="960" w:type="dxa"/>
            <w:tcMar>
              <w:top w:w="50" w:type="dxa"/>
              <w:left w:w="90" w:type="dxa"/>
              <w:bottom w:w="50" w:type="dxa"/>
              <w:right w:w="90" w:type="dxa"/>
            </w:tcMar>
            <w:vAlign w:val="center"/>
          </w:tcPr>
          <w:p w14:paraId="525D237B" w14:textId="77777777" w:rsidR="004C693F" w:rsidRDefault="004C693F"/>
        </w:tc>
        <w:tc>
          <w:tcPr>
            <w:tcW w:w="960" w:type="dxa"/>
            <w:tcMar>
              <w:top w:w="50" w:type="dxa"/>
              <w:left w:w="90" w:type="dxa"/>
              <w:bottom w:w="50" w:type="dxa"/>
              <w:right w:w="90" w:type="dxa"/>
            </w:tcMar>
            <w:vAlign w:val="center"/>
          </w:tcPr>
          <w:p w14:paraId="5A270F7B" w14:textId="77777777" w:rsidR="004C693F" w:rsidRDefault="004C693F"/>
        </w:tc>
        <w:tc>
          <w:tcPr>
            <w:tcW w:w="1000" w:type="dxa"/>
            <w:tcMar>
              <w:top w:w="50" w:type="dxa"/>
              <w:left w:w="90" w:type="dxa"/>
              <w:bottom w:w="50" w:type="dxa"/>
              <w:right w:w="90" w:type="dxa"/>
            </w:tcMar>
            <w:vAlign w:val="center"/>
          </w:tcPr>
          <w:p w14:paraId="2789CDCF" w14:textId="77777777" w:rsidR="004C693F" w:rsidRDefault="004C693F"/>
        </w:tc>
      </w:tr>
      <w:tr w:rsidR="004C693F" w14:paraId="39993735" w14:textId="77777777">
        <w:tc>
          <w:tcPr>
            <w:tcW w:w="1120" w:type="dxa"/>
            <w:tcMar>
              <w:top w:w="50" w:type="dxa"/>
              <w:left w:w="90" w:type="dxa"/>
              <w:bottom w:w="50" w:type="dxa"/>
              <w:right w:w="90" w:type="dxa"/>
            </w:tcMar>
            <w:vAlign w:val="center"/>
          </w:tcPr>
          <w:p w14:paraId="3281A468" w14:textId="77777777" w:rsidR="004C693F" w:rsidRDefault="008737C7">
            <w:r>
              <w:rPr>
                <w:sz w:val="16"/>
                <w:szCs w:val="16"/>
              </w:rPr>
              <w:t>TOTAL</w:t>
            </w:r>
          </w:p>
        </w:tc>
        <w:tc>
          <w:tcPr>
            <w:tcW w:w="1360" w:type="dxa"/>
            <w:tcMar>
              <w:top w:w="50" w:type="dxa"/>
              <w:left w:w="90" w:type="dxa"/>
              <w:bottom w:w="50" w:type="dxa"/>
              <w:right w:w="90" w:type="dxa"/>
            </w:tcMar>
            <w:vAlign w:val="center"/>
          </w:tcPr>
          <w:p w14:paraId="328D06C5" w14:textId="77777777" w:rsidR="004C693F" w:rsidRDefault="004C693F"/>
        </w:tc>
        <w:tc>
          <w:tcPr>
            <w:tcW w:w="900" w:type="dxa"/>
            <w:tcMar>
              <w:top w:w="50" w:type="dxa"/>
              <w:left w:w="90" w:type="dxa"/>
              <w:bottom w:w="50" w:type="dxa"/>
              <w:right w:w="90" w:type="dxa"/>
            </w:tcMar>
            <w:vAlign w:val="center"/>
          </w:tcPr>
          <w:p w14:paraId="67497700" w14:textId="77777777" w:rsidR="004C693F" w:rsidRDefault="004C693F"/>
        </w:tc>
        <w:tc>
          <w:tcPr>
            <w:tcW w:w="1200" w:type="dxa"/>
            <w:tcMar>
              <w:top w:w="50" w:type="dxa"/>
              <w:left w:w="90" w:type="dxa"/>
              <w:bottom w:w="50" w:type="dxa"/>
              <w:right w:w="90" w:type="dxa"/>
            </w:tcMar>
            <w:vAlign w:val="center"/>
          </w:tcPr>
          <w:p w14:paraId="08672720" w14:textId="77777777" w:rsidR="004C693F" w:rsidRDefault="004C693F"/>
        </w:tc>
        <w:tc>
          <w:tcPr>
            <w:tcW w:w="900" w:type="dxa"/>
            <w:tcMar>
              <w:top w:w="50" w:type="dxa"/>
              <w:left w:w="90" w:type="dxa"/>
              <w:bottom w:w="50" w:type="dxa"/>
              <w:right w:w="90" w:type="dxa"/>
            </w:tcMar>
            <w:vAlign w:val="center"/>
          </w:tcPr>
          <w:p w14:paraId="7854AE38" w14:textId="77777777" w:rsidR="004C693F" w:rsidRDefault="004C693F"/>
        </w:tc>
        <w:tc>
          <w:tcPr>
            <w:tcW w:w="960" w:type="dxa"/>
            <w:tcMar>
              <w:top w:w="50" w:type="dxa"/>
              <w:left w:w="90" w:type="dxa"/>
              <w:bottom w:w="50" w:type="dxa"/>
              <w:right w:w="90" w:type="dxa"/>
            </w:tcMar>
            <w:vAlign w:val="center"/>
          </w:tcPr>
          <w:p w14:paraId="63AC9201" w14:textId="77777777" w:rsidR="004C693F" w:rsidRDefault="004C693F"/>
        </w:tc>
        <w:tc>
          <w:tcPr>
            <w:tcW w:w="960" w:type="dxa"/>
            <w:tcMar>
              <w:top w:w="50" w:type="dxa"/>
              <w:left w:w="90" w:type="dxa"/>
              <w:bottom w:w="50" w:type="dxa"/>
              <w:right w:w="90" w:type="dxa"/>
            </w:tcMar>
            <w:vAlign w:val="center"/>
          </w:tcPr>
          <w:p w14:paraId="6E6A0D59" w14:textId="77777777" w:rsidR="004C693F" w:rsidRDefault="004C693F"/>
        </w:tc>
        <w:tc>
          <w:tcPr>
            <w:tcW w:w="960" w:type="dxa"/>
            <w:tcMar>
              <w:top w:w="50" w:type="dxa"/>
              <w:left w:w="90" w:type="dxa"/>
              <w:bottom w:w="50" w:type="dxa"/>
              <w:right w:w="90" w:type="dxa"/>
            </w:tcMar>
            <w:vAlign w:val="center"/>
          </w:tcPr>
          <w:p w14:paraId="758EF921" w14:textId="77777777" w:rsidR="004C693F" w:rsidRDefault="004C693F"/>
        </w:tc>
        <w:tc>
          <w:tcPr>
            <w:tcW w:w="1000" w:type="dxa"/>
            <w:tcMar>
              <w:top w:w="50" w:type="dxa"/>
              <w:left w:w="90" w:type="dxa"/>
              <w:bottom w:w="50" w:type="dxa"/>
              <w:right w:w="90" w:type="dxa"/>
            </w:tcMar>
            <w:vAlign w:val="center"/>
          </w:tcPr>
          <w:p w14:paraId="08F8531D" w14:textId="77777777" w:rsidR="004C693F" w:rsidRDefault="004C693F"/>
        </w:tc>
      </w:tr>
    </w:tbl>
    <w:p w14:paraId="45E7C485" w14:textId="77777777" w:rsidR="004C693F" w:rsidRDefault="004C693F">
      <w:pPr>
        <w:spacing w:after="160"/>
      </w:pPr>
    </w:p>
    <w:p w14:paraId="676AFB1B" w14:textId="77777777" w:rsidR="004C693F" w:rsidRDefault="008737C7">
      <w:pPr>
        <w:spacing w:after="140"/>
      </w:pPr>
      <w:r>
        <w:rPr>
          <w:sz w:val="21"/>
          <w:szCs w:val="21"/>
        </w:rPr>
        <w:t>I certify that the above-listed vendors were paid sales tax upon purchase of materials during the period covered by the construction estimate, and that the property upon which such taxes were paid was or will be used in the performance of this contract. No tax on purchases or rentals of tools or equipment is included in the above list. All of the materials became part of or are annexed to the structure being erected, altered, or repaired.</w:t>
      </w:r>
    </w:p>
    <w:p w14:paraId="0E301E04" w14:textId="77777777" w:rsidR="004C693F" w:rsidRDefault="008737C7">
      <w:pPr>
        <w:spacing w:after="140"/>
      </w:pPr>
      <w:r>
        <w:rPr>
          <w:i/>
          <w:iCs/>
          <w:sz w:val="20"/>
          <w:szCs w:val="20"/>
        </w:rPr>
        <w:t>Note: This report supports the Town's claim for refund of local sales and use taxes under N.C. Gen. Stat. § 105-164.14(c). Failure to submit a complete report may delay final payment.</w:t>
      </w:r>
    </w:p>
    <w:p w14:paraId="66FC45CF" w14:textId="77777777" w:rsidR="004C693F" w:rsidRDefault="004C693F">
      <w:pPr>
        <w:spacing w:after="200"/>
      </w:pPr>
    </w:p>
    <w:p w14:paraId="770F058A" w14:textId="77777777" w:rsidR="004C693F" w:rsidRDefault="008737C7">
      <w:pPr>
        <w:spacing w:after="140"/>
      </w:pPr>
      <w:r>
        <w:rPr>
          <w:sz w:val="21"/>
          <w:szCs w:val="21"/>
        </w:rPr>
        <w:t>Contractor or Subcontractor Name (Print): ______________________________________</w:t>
      </w:r>
    </w:p>
    <w:p w14:paraId="16547C31" w14:textId="77777777" w:rsidR="004C693F" w:rsidRDefault="008737C7">
      <w:pPr>
        <w:spacing w:after="140"/>
      </w:pPr>
      <w:r>
        <w:rPr>
          <w:sz w:val="21"/>
          <w:szCs w:val="21"/>
        </w:rPr>
        <w:t>Signature: ______________________________  Title: ______________________________</w:t>
      </w:r>
    </w:p>
    <w:p w14:paraId="422D1D6C" w14:textId="77777777" w:rsidR="004C693F" w:rsidRDefault="008737C7">
      <w:pPr>
        <w:spacing w:after="120"/>
      </w:pPr>
      <w:r>
        <w:rPr>
          <w:sz w:val="21"/>
          <w:szCs w:val="21"/>
        </w:rPr>
        <w:t>State of North Carolina, County of ______________________</w:t>
      </w:r>
    </w:p>
    <w:p w14:paraId="57CE85DC" w14:textId="77777777" w:rsidR="004C693F" w:rsidRDefault="008737C7">
      <w:pPr>
        <w:spacing w:after="140"/>
      </w:pPr>
      <w:r>
        <w:rPr>
          <w:sz w:val="21"/>
          <w:szCs w:val="21"/>
        </w:rPr>
        <w:t>I, ______________________________, a Notary Public for ______________________ County, North Carolina, do hereby certify that ______________________________ personally appeared before me on this day and acknowledged the due execution of the foregoing instrument.</w:t>
      </w:r>
    </w:p>
    <w:p w14:paraId="28F229A8" w14:textId="77777777" w:rsidR="004C693F" w:rsidRDefault="008737C7">
      <w:pPr>
        <w:spacing w:after="160"/>
      </w:pPr>
      <w:r>
        <w:rPr>
          <w:sz w:val="21"/>
          <w:szCs w:val="21"/>
        </w:rPr>
        <w:t>WITNESS my hand and official seal, this the ______ day of ____________________, 20____.</w:t>
      </w:r>
    </w:p>
    <w:p w14:paraId="6D34D89C" w14:textId="77777777" w:rsidR="004C693F" w:rsidRDefault="008737C7">
      <w:pPr>
        <w:spacing w:after="60"/>
      </w:pPr>
      <w:r>
        <w:rPr>
          <w:sz w:val="21"/>
          <w:szCs w:val="21"/>
        </w:rPr>
        <w:t>______________________________________   Notary Public</w:t>
      </w:r>
    </w:p>
    <w:p w14:paraId="1F66DCEC" w14:textId="77777777" w:rsidR="004C693F" w:rsidRDefault="008737C7">
      <w:pPr>
        <w:spacing w:after="140"/>
      </w:pPr>
      <w:r>
        <w:rPr>
          <w:sz w:val="21"/>
          <w:szCs w:val="21"/>
        </w:rPr>
        <w:t>My commission expires: ____________________</w:t>
      </w:r>
    </w:p>
    <w:p w14:paraId="48361423" w14:textId="77777777" w:rsidR="004C693F" w:rsidRDefault="008737C7">
      <w:r>
        <w:br w:type="page"/>
      </w:r>
    </w:p>
    <w:p w14:paraId="5DAF6AB7" w14:textId="77777777" w:rsidR="004C693F" w:rsidRDefault="008737C7">
      <w:pPr>
        <w:keepNext/>
        <w:spacing w:after="200"/>
        <w:jc w:val="center"/>
      </w:pPr>
      <w:r>
        <w:rPr>
          <w:b/>
          <w:bCs/>
          <w:sz w:val="26"/>
          <w:szCs w:val="26"/>
          <w:u w:val="single"/>
        </w:rPr>
        <w:lastRenderedPageBreak/>
        <w:t>CONTRACTOR PAY REQUEST</w:t>
      </w:r>
    </w:p>
    <w:p w14:paraId="2D9DCCD1" w14:textId="77777777" w:rsidR="004C693F" w:rsidRDefault="008737C7">
      <w:pPr>
        <w:spacing w:after="200"/>
        <w:jc w:val="center"/>
      </w:pPr>
      <w:r>
        <w:rPr>
          <w:sz w:val="21"/>
          <w:szCs w:val="21"/>
        </w:rPr>
        <w:t>Town of China Grove  |  333 North Main Street  |  China Grove, North Carolina 28023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60"/>
      </w:tblGrid>
      <w:tr w:rsidR="004C693F" w14:paraId="383B015E" w14:textId="77777777">
        <w:tc>
          <w:tcPr>
            <w:tcW w:w="3600" w:type="dxa"/>
            <w:tcMar>
              <w:top w:w="50" w:type="dxa"/>
              <w:left w:w="90" w:type="dxa"/>
              <w:bottom w:w="50" w:type="dxa"/>
              <w:right w:w="90" w:type="dxa"/>
            </w:tcMar>
            <w:vAlign w:val="center"/>
          </w:tcPr>
          <w:p w14:paraId="19C73BB4" w14:textId="77777777" w:rsidR="004C693F" w:rsidRDefault="008737C7">
            <w:r>
              <w:rPr>
                <w:sz w:val="20"/>
                <w:szCs w:val="20"/>
              </w:rPr>
              <w:t>PROJECT: STR-27</w:t>
            </w:r>
          </w:p>
        </w:tc>
        <w:tc>
          <w:tcPr>
            <w:tcW w:w="5760" w:type="dxa"/>
            <w:tcMar>
              <w:top w:w="50" w:type="dxa"/>
              <w:left w:w="90" w:type="dxa"/>
              <w:bottom w:w="50" w:type="dxa"/>
              <w:right w:w="90" w:type="dxa"/>
            </w:tcMar>
            <w:vAlign w:val="center"/>
          </w:tcPr>
          <w:p w14:paraId="0B4A30B3" w14:textId="77777777" w:rsidR="004C693F" w:rsidRDefault="008737C7">
            <w:r>
              <w:rPr>
                <w:sz w:val="20"/>
                <w:szCs w:val="20"/>
              </w:rPr>
              <w:t>DESCRIPTION: Street Resurfacing, Contract No. STR-27</w:t>
            </w:r>
          </w:p>
        </w:tc>
      </w:tr>
      <w:tr w:rsidR="004C693F" w14:paraId="16754186" w14:textId="77777777">
        <w:tc>
          <w:tcPr>
            <w:tcW w:w="3600" w:type="dxa"/>
            <w:tcMar>
              <w:top w:w="50" w:type="dxa"/>
              <w:left w:w="90" w:type="dxa"/>
              <w:bottom w:w="50" w:type="dxa"/>
              <w:right w:w="90" w:type="dxa"/>
            </w:tcMar>
            <w:vAlign w:val="center"/>
          </w:tcPr>
          <w:p w14:paraId="4AB051C8" w14:textId="77777777" w:rsidR="004C693F" w:rsidRDefault="008737C7">
            <w:r>
              <w:rPr>
                <w:sz w:val="20"/>
                <w:szCs w:val="20"/>
              </w:rPr>
              <w:t>Date Notice to Proceed:</w:t>
            </w:r>
          </w:p>
        </w:tc>
        <w:tc>
          <w:tcPr>
            <w:tcW w:w="5760" w:type="dxa"/>
            <w:tcMar>
              <w:top w:w="50" w:type="dxa"/>
              <w:left w:w="90" w:type="dxa"/>
              <w:bottom w:w="50" w:type="dxa"/>
              <w:right w:w="90" w:type="dxa"/>
            </w:tcMar>
            <w:vAlign w:val="center"/>
          </w:tcPr>
          <w:p w14:paraId="693E4F4E" w14:textId="77777777" w:rsidR="004C693F" w:rsidRDefault="004C693F"/>
        </w:tc>
      </w:tr>
      <w:tr w:rsidR="004C693F" w14:paraId="25A3C13E" w14:textId="77777777">
        <w:tc>
          <w:tcPr>
            <w:tcW w:w="3600" w:type="dxa"/>
            <w:tcMar>
              <w:top w:w="50" w:type="dxa"/>
              <w:left w:w="90" w:type="dxa"/>
              <w:bottom w:w="50" w:type="dxa"/>
              <w:right w:w="90" w:type="dxa"/>
            </w:tcMar>
            <w:vAlign w:val="center"/>
          </w:tcPr>
          <w:p w14:paraId="2B5F7185" w14:textId="77777777" w:rsidR="004C693F" w:rsidRDefault="008737C7">
            <w:r>
              <w:rPr>
                <w:sz w:val="20"/>
                <w:szCs w:val="20"/>
              </w:rPr>
              <w:t>Completion Date:</w:t>
            </w:r>
          </w:p>
        </w:tc>
        <w:tc>
          <w:tcPr>
            <w:tcW w:w="5760" w:type="dxa"/>
            <w:tcMar>
              <w:top w:w="50" w:type="dxa"/>
              <w:left w:w="90" w:type="dxa"/>
              <w:bottom w:w="50" w:type="dxa"/>
              <w:right w:w="90" w:type="dxa"/>
            </w:tcMar>
            <w:vAlign w:val="center"/>
          </w:tcPr>
          <w:p w14:paraId="0792CBDE" w14:textId="77777777" w:rsidR="004C693F" w:rsidRDefault="004C693F"/>
        </w:tc>
      </w:tr>
      <w:tr w:rsidR="004C693F" w14:paraId="260F1A9A" w14:textId="77777777">
        <w:tc>
          <w:tcPr>
            <w:tcW w:w="3600" w:type="dxa"/>
            <w:tcMar>
              <w:top w:w="50" w:type="dxa"/>
              <w:left w:w="90" w:type="dxa"/>
              <w:bottom w:w="50" w:type="dxa"/>
              <w:right w:w="90" w:type="dxa"/>
            </w:tcMar>
            <w:vAlign w:val="center"/>
          </w:tcPr>
          <w:p w14:paraId="163926D7" w14:textId="77777777" w:rsidR="004C693F" w:rsidRDefault="008737C7">
            <w:r>
              <w:rPr>
                <w:sz w:val="20"/>
                <w:szCs w:val="20"/>
              </w:rPr>
              <w:t>Days Remaining in Contract:</w:t>
            </w:r>
          </w:p>
        </w:tc>
        <w:tc>
          <w:tcPr>
            <w:tcW w:w="5760" w:type="dxa"/>
            <w:tcMar>
              <w:top w:w="50" w:type="dxa"/>
              <w:left w:w="90" w:type="dxa"/>
              <w:bottom w:w="50" w:type="dxa"/>
              <w:right w:w="90" w:type="dxa"/>
            </w:tcMar>
            <w:vAlign w:val="center"/>
          </w:tcPr>
          <w:p w14:paraId="2993CC3D" w14:textId="77777777" w:rsidR="004C693F" w:rsidRDefault="004C693F"/>
        </w:tc>
      </w:tr>
      <w:tr w:rsidR="004C693F" w14:paraId="692B3F38" w14:textId="77777777">
        <w:tc>
          <w:tcPr>
            <w:tcW w:w="3600" w:type="dxa"/>
            <w:tcMar>
              <w:top w:w="50" w:type="dxa"/>
              <w:left w:w="90" w:type="dxa"/>
              <w:bottom w:w="50" w:type="dxa"/>
              <w:right w:w="90" w:type="dxa"/>
            </w:tcMar>
            <w:vAlign w:val="center"/>
          </w:tcPr>
          <w:p w14:paraId="2C7C42A4" w14:textId="77777777" w:rsidR="004C693F" w:rsidRDefault="008737C7">
            <w:r>
              <w:rPr>
                <w:sz w:val="20"/>
                <w:szCs w:val="20"/>
              </w:rPr>
              <w:t>Percent Work Complete:</w:t>
            </w:r>
          </w:p>
        </w:tc>
        <w:tc>
          <w:tcPr>
            <w:tcW w:w="5760" w:type="dxa"/>
            <w:tcMar>
              <w:top w:w="50" w:type="dxa"/>
              <w:left w:w="90" w:type="dxa"/>
              <w:bottom w:w="50" w:type="dxa"/>
              <w:right w:w="90" w:type="dxa"/>
            </w:tcMar>
            <w:vAlign w:val="center"/>
          </w:tcPr>
          <w:p w14:paraId="36154600" w14:textId="77777777" w:rsidR="004C693F" w:rsidRDefault="004C693F"/>
        </w:tc>
      </w:tr>
      <w:tr w:rsidR="004C693F" w14:paraId="0312937C" w14:textId="77777777">
        <w:tc>
          <w:tcPr>
            <w:tcW w:w="3600" w:type="dxa"/>
            <w:tcMar>
              <w:top w:w="50" w:type="dxa"/>
              <w:left w:w="90" w:type="dxa"/>
              <w:bottom w:w="50" w:type="dxa"/>
              <w:right w:w="90" w:type="dxa"/>
            </w:tcMar>
            <w:vAlign w:val="center"/>
          </w:tcPr>
          <w:p w14:paraId="3B2543A7" w14:textId="77777777" w:rsidR="004C693F" w:rsidRDefault="008737C7">
            <w:r>
              <w:rPr>
                <w:sz w:val="20"/>
                <w:szCs w:val="20"/>
              </w:rPr>
              <w:t>Percent Time Complete:</w:t>
            </w:r>
          </w:p>
        </w:tc>
        <w:tc>
          <w:tcPr>
            <w:tcW w:w="5760" w:type="dxa"/>
            <w:tcMar>
              <w:top w:w="50" w:type="dxa"/>
              <w:left w:w="90" w:type="dxa"/>
              <w:bottom w:w="50" w:type="dxa"/>
              <w:right w:w="90" w:type="dxa"/>
            </w:tcMar>
            <w:vAlign w:val="center"/>
          </w:tcPr>
          <w:p w14:paraId="1FA11E42" w14:textId="77777777" w:rsidR="004C693F" w:rsidRDefault="004C693F"/>
        </w:tc>
      </w:tr>
      <w:tr w:rsidR="004C693F" w14:paraId="77CC817B" w14:textId="77777777">
        <w:tc>
          <w:tcPr>
            <w:tcW w:w="3600" w:type="dxa"/>
            <w:tcMar>
              <w:top w:w="50" w:type="dxa"/>
              <w:left w:w="90" w:type="dxa"/>
              <w:bottom w:w="50" w:type="dxa"/>
              <w:right w:w="90" w:type="dxa"/>
            </w:tcMar>
            <w:vAlign w:val="center"/>
          </w:tcPr>
          <w:p w14:paraId="7AB0B6CA" w14:textId="77777777" w:rsidR="004C693F" w:rsidRDefault="008737C7">
            <w:r>
              <w:rPr>
                <w:sz w:val="20"/>
                <w:szCs w:val="20"/>
              </w:rPr>
              <w:t>Percent Payment Complete:</w:t>
            </w:r>
          </w:p>
        </w:tc>
        <w:tc>
          <w:tcPr>
            <w:tcW w:w="5760" w:type="dxa"/>
            <w:tcMar>
              <w:top w:w="50" w:type="dxa"/>
              <w:left w:w="90" w:type="dxa"/>
              <w:bottom w:w="50" w:type="dxa"/>
              <w:right w:w="90" w:type="dxa"/>
            </w:tcMar>
            <w:vAlign w:val="center"/>
          </w:tcPr>
          <w:p w14:paraId="68614CCF" w14:textId="77777777" w:rsidR="004C693F" w:rsidRDefault="004C693F"/>
        </w:tc>
      </w:tr>
      <w:tr w:rsidR="004C693F" w14:paraId="6A2C644E" w14:textId="77777777">
        <w:tc>
          <w:tcPr>
            <w:tcW w:w="3600" w:type="dxa"/>
            <w:tcMar>
              <w:top w:w="50" w:type="dxa"/>
              <w:left w:w="90" w:type="dxa"/>
              <w:bottom w:w="50" w:type="dxa"/>
              <w:right w:w="90" w:type="dxa"/>
            </w:tcMar>
            <w:vAlign w:val="center"/>
          </w:tcPr>
          <w:p w14:paraId="7B90352E" w14:textId="77777777" w:rsidR="004C693F" w:rsidRDefault="008737C7">
            <w:r>
              <w:rPr>
                <w:sz w:val="20"/>
                <w:szCs w:val="20"/>
              </w:rPr>
              <w:t>Application for Payment No.:</w:t>
            </w:r>
          </w:p>
        </w:tc>
        <w:tc>
          <w:tcPr>
            <w:tcW w:w="5760" w:type="dxa"/>
            <w:tcMar>
              <w:top w:w="50" w:type="dxa"/>
              <w:left w:w="90" w:type="dxa"/>
              <w:bottom w:w="50" w:type="dxa"/>
              <w:right w:w="90" w:type="dxa"/>
            </w:tcMar>
            <w:vAlign w:val="center"/>
          </w:tcPr>
          <w:p w14:paraId="66551C52" w14:textId="77777777" w:rsidR="004C693F" w:rsidRDefault="008737C7">
            <w:r>
              <w:rPr>
                <w:sz w:val="20"/>
                <w:szCs w:val="20"/>
              </w:rPr>
              <w:t>Sheet No. ______ of ______</w:t>
            </w:r>
          </w:p>
        </w:tc>
      </w:tr>
      <w:tr w:rsidR="004C693F" w14:paraId="433A09B5" w14:textId="77777777">
        <w:tc>
          <w:tcPr>
            <w:tcW w:w="3600" w:type="dxa"/>
            <w:tcMar>
              <w:top w:w="50" w:type="dxa"/>
              <w:left w:w="90" w:type="dxa"/>
              <w:bottom w:w="50" w:type="dxa"/>
              <w:right w:w="90" w:type="dxa"/>
            </w:tcMar>
            <w:vAlign w:val="center"/>
          </w:tcPr>
          <w:p w14:paraId="44110177" w14:textId="77777777" w:rsidR="004C693F" w:rsidRDefault="008737C7">
            <w:r>
              <w:rPr>
                <w:sz w:val="20"/>
                <w:szCs w:val="20"/>
              </w:rPr>
              <w:t>Period From:</w:t>
            </w:r>
          </w:p>
        </w:tc>
        <w:tc>
          <w:tcPr>
            <w:tcW w:w="5760" w:type="dxa"/>
            <w:tcMar>
              <w:top w:w="50" w:type="dxa"/>
              <w:left w:w="90" w:type="dxa"/>
              <w:bottom w:w="50" w:type="dxa"/>
              <w:right w:w="90" w:type="dxa"/>
            </w:tcMar>
            <w:vAlign w:val="center"/>
          </w:tcPr>
          <w:p w14:paraId="5B72191B" w14:textId="77777777" w:rsidR="004C693F" w:rsidRDefault="008737C7">
            <w:r>
              <w:rPr>
                <w:sz w:val="20"/>
                <w:szCs w:val="20"/>
              </w:rPr>
              <w:t>To:</w:t>
            </w:r>
          </w:p>
        </w:tc>
      </w:tr>
    </w:tbl>
    <w:p w14:paraId="249349FC" w14:textId="77777777" w:rsidR="004C693F" w:rsidRDefault="004C693F">
      <w:pPr>
        <w:spacing w:after="200"/>
      </w:pPr>
    </w:p>
    <w:p w14:paraId="418A0B3C" w14:textId="77777777" w:rsidR="004C693F" w:rsidRDefault="008737C7">
      <w:pPr>
        <w:spacing w:after="120"/>
        <w:jc w:val="center"/>
      </w:pPr>
      <w:r>
        <w:rPr>
          <w:b/>
          <w:bCs/>
        </w:rPr>
        <w:t>CERTIFICATE OF THE CONTRACTOR</w:t>
      </w:r>
    </w:p>
    <w:p w14:paraId="67DDC999" w14:textId="77777777" w:rsidR="004C693F" w:rsidRDefault="008737C7">
      <w:pPr>
        <w:spacing w:after="140"/>
      </w:pPr>
      <w:r>
        <w:rPr>
          <w:sz w:val="21"/>
          <w:szCs w:val="21"/>
        </w:rPr>
        <w:t>To the best of my knowledge and belief, I certify that this periodical estimate is correct and that all work has been performed and materials supplied in full accordance with the terms and conditions of the contract documents between the undersigned Contractor and the Town of China Grove.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0"/>
        <w:gridCol w:w="3360"/>
      </w:tblGrid>
      <w:tr w:rsidR="004C693F" w14:paraId="7BAC4180" w14:textId="77777777">
        <w:tc>
          <w:tcPr>
            <w:tcW w:w="6000" w:type="dxa"/>
            <w:tcMar>
              <w:top w:w="50" w:type="dxa"/>
              <w:left w:w="90" w:type="dxa"/>
              <w:bottom w:w="50" w:type="dxa"/>
              <w:right w:w="90" w:type="dxa"/>
            </w:tcMar>
            <w:vAlign w:val="center"/>
          </w:tcPr>
          <w:p w14:paraId="428BD364" w14:textId="77777777" w:rsidR="004C693F" w:rsidRDefault="008737C7">
            <w:r>
              <w:rPr>
                <w:sz w:val="20"/>
                <w:szCs w:val="20"/>
              </w:rPr>
              <w:t>GROSS AMOUNT OF PARTIAL PAYMENT</w:t>
            </w:r>
          </w:p>
        </w:tc>
        <w:tc>
          <w:tcPr>
            <w:tcW w:w="3360" w:type="dxa"/>
            <w:tcMar>
              <w:top w:w="50" w:type="dxa"/>
              <w:left w:w="90" w:type="dxa"/>
              <w:bottom w:w="50" w:type="dxa"/>
              <w:right w:w="90" w:type="dxa"/>
            </w:tcMar>
            <w:vAlign w:val="center"/>
          </w:tcPr>
          <w:p w14:paraId="093970E2" w14:textId="77777777" w:rsidR="004C693F" w:rsidRDefault="008737C7">
            <w:r>
              <w:rPr>
                <w:sz w:val="20"/>
                <w:szCs w:val="20"/>
              </w:rPr>
              <w:t>$______________</w:t>
            </w:r>
          </w:p>
        </w:tc>
      </w:tr>
      <w:tr w:rsidR="004C693F" w14:paraId="4D78B328" w14:textId="77777777">
        <w:tc>
          <w:tcPr>
            <w:tcW w:w="6000" w:type="dxa"/>
            <w:tcMar>
              <w:top w:w="50" w:type="dxa"/>
              <w:left w:w="90" w:type="dxa"/>
              <w:bottom w:w="50" w:type="dxa"/>
              <w:right w:w="90" w:type="dxa"/>
            </w:tcMar>
            <w:vAlign w:val="center"/>
          </w:tcPr>
          <w:p w14:paraId="1A59BC92" w14:textId="77777777" w:rsidR="004C693F" w:rsidRDefault="008737C7">
            <w:r>
              <w:rPr>
                <w:sz w:val="20"/>
                <w:szCs w:val="20"/>
              </w:rPr>
              <w:t>LESS: Retainage at ______ percent</w:t>
            </w:r>
          </w:p>
        </w:tc>
        <w:tc>
          <w:tcPr>
            <w:tcW w:w="3360" w:type="dxa"/>
            <w:tcMar>
              <w:top w:w="50" w:type="dxa"/>
              <w:left w:w="90" w:type="dxa"/>
              <w:bottom w:w="50" w:type="dxa"/>
              <w:right w:w="90" w:type="dxa"/>
            </w:tcMar>
            <w:vAlign w:val="center"/>
          </w:tcPr>
          <w:p w14:paraId="7FA3E442" w14:textId="77777777" w:rsidR="004C693F" w:rsidRDefault="008737C7">
            <w:r>
              <w:rPr>
                <w:sz w:val="20"/>
                <w:szCs w:val="20"/>
              </w:rPr>
              <w:t>$______________</w:t>
            </w:r>
          </w:p>
        </w:tc>
      </w:tr>
      <w:tr w:rsidR="004C693F" w14:paraId="425DC6EA" w14:textId="77777777">
        <w:tc>
          <w:tcPr>
            <w:tcW w:w="6000" w:type="dxa"/>
            <w:tcMar>
              <w:top w:w="50" w:type="dxa"/>
              <w:left w:w="90" w:type="dxa"/>
              <w:bottom w:w="50" w:type="dxa"/>
              <w:right w:w="90" w:type="dxa"/>
            </w:tcMar>
            <w:vAlign w:val="center"/>
          </w:tcPr>
          <w:p w14:paraId="2A7DF70D" w14:textId="77777777" w:rsidR="004C693F" w:rsidRDefault="008737C7">
            <w:r>
              <w:rPr>
                <w:sz w:val="20"/>
                <w:szCs w:val="20"/>
              </w:rPr>
              <w:t>LESS: Previous payments</w:t>
            </w:r>
          </w:p>
        </w:tc>
        <w:tc>
          <w:tcPr>
            <w:tcW w:w="3360" w:type="dxa"/>
            <w:tcMar>
              <w:top w:w="50" w:type="dxa"/>
              <w:left w:w="90" w:type="dxa"/>
              <w:bottom w:w="50" w:type="dxa"/>
              <w:right w:w="90" w:type="dxa"/>
            </w:tcMar>
            <w:vAlign w:val="center"/>
          </w:tcPr>
          <w:p w14:paraId="3D7B6851" w14:textId="77777777" w:rsidR="004C693F" w:rsidRDefault="008737C7">
            <w:r>
              <w:rPr>
                <w:sz w:val="20"/>
                <w:szCs w:val="20"/>
              </w:rPr>
              <w:t>$______________</w:t>
            </w:r>
          </w:p>
        </w:tc>
      </w:tr>
      <w:tr w:rsidR="004C693F" w14:paraId="73BA1A63" w14:textId="77777777">
        <w:tc>
          <w:tcPr>
            <w:tcW w:w="6000" w:type="dxa"/>
            <w:tcMar>
              <w:top w:w="50" w:type="dxa"/>
              <w:left w:w="90" w:type="dxa"/>
              <w:bottom w:w="50" w:type="dxa"/>
              <w:right w:w="90" w:type="dxa"/>
            </w:tcMar>
            <w:vAlign w:val="center"/>
          </w:tcPr>
          <w:p w14:paraId="22A4D088" w14:textId="77777777" w:rsidR="004C693F" w:rsidRDefault="008737C7">
            <w:r>
              <w:rPr>
                <w:sz w:val="20"/>
                <w:szCs w:val="20"/>
              </w:rPr>
              <w:t>LESS: Liquidated damages — ______ days @ $__________</w:t>
            </w:r>
          </w:p>
        </w:tc>
        <w:tc>
          <w:tcPr>
            <w:tcW w:w="3360" w:type="dxa"/>
            <w:tcMar>
              <w:top w:w="50" w:type="dxa"/>
              <w:left w:w="90" w:type="dxa"/>
              <w:bottom w:w="50" w:type="dxa"/>
              <w:right w:w="90" w:type="dxa"/>
            </w:tcMar>
            <w:vAlign w:val="center"/>
          </w:tcPr>
          <w:p w14:paraId="27E0BCDC" w14:textId="77777777" w:rsidR="004C693F" w:rsidRDefault="008737C7">
            <w:r>
              <w:rPr>
                <w:sz w:val="20"/>
                <w:szCs w:val="20"/>
              </w:rPr>
              <w:t>$______________</w:t>
            </w:r>
          </w:p>
        </w:tc>
      </w:tr>
      <w:tr w:rsidR="004C693F" w14:paraId="1761EF28" w14:textId="77777777">
        <w:tc>
          <w:tcPr>
            <w:tcW w:w="6000" w:type="dxa"/>
            <w:tcMar>
              <w:top w:w="50" w:type="dxa"/>
              <w:left w:w="90" w:type="dxa"/>
              <w:bottom w:w="50" w:type="dxa"/>
              <w:right w:w="90" w:type="dxa"/>
            </w:tcMar>
            <w:vAlign w:val="center"/>
          </w:tcPr>
          <w:p w14:paraId="45933955" w14:textId="77777777" w:rsidR="004C693F" w:rsidRDefault="008737C7">
            <w:r>
              <w:rPr>
                <w:sz w:val="20"/>
                <w:szCs w:val="20"/>
              </w:rPr>
              <w:t>LESS: Other deductions</w:t>
            </w:r>
          </w:p>
        </w:tc>
        <w:tc>
          <w:tcPr>
            <w:tcW w:w="3360" w:type="dxa"/>
            <w:tcMar>
              <w:top w:w="50" w:type="dxa"/>
              <w:left w:w="90" w:type="dxa"/>
              <w:bottom w:w="50" w:type="dxa"/>
              <w:right w:w="90" w:type="dxa"/>
            </w:tcMar>
            <w:vAlign w:val="center"/>
          </w:tcPr>
          <w:p w14:paraId="3C0B44FA" w14:textId="77777777" w:rsidR="004C693F" w:rsidRDefault="008737C7">
            <w:r>
              <w:rPr>
                <w:sz w:val="20"/>
                <w:szCs w:val="20"/>
              </w:rPr>
              <w:t>$______________</w:t>
            </w:r>
          </w:p>
        </w:tc>
      </w:tr>
      <w:tr w:rsidR="004C693F" w14:paraId="6F7870B4" w14:textId="77777777">
        <w:tc>
          <w:tcPr>
            <w:tcW w:w="6000" w:type="dxa"/>
            <w:tcMar>
              <w:top w:w="50" w:type="dxa"/>
              <w:left w:w="90" w:type="dxa"/>
              <w:bottom w:w="50" w:type="dxa"/>
              <w:right w:w="90" w:type="dxa"/>
            </w:tcMar>
            <w:vAlign w:val="center"/>
          </w:tcPr>
          <w:p w14:paraId="23209E2F" w14:textId="77777777" w:rsidR="004C693F" w:rsidRDefault="008737C7">
            <w:r>
              <w:rPr>
                <w:sz w:val="20"/>
                <w:szCs w:val="20"/>
              </w:rPr>
              <w:t>TOTAL DEDUCTIONS</w:t>
            </w:r>
          </w:p>
        </w:tc>
        <w:tc>
          <w:tcPr>
            <w:tcW w:w="3360" w:type="dxa"/>
            <w:tcMar>
              <w:top w:w="50" w:type="dxa"/>
              <w:left w:w="90" w:type="dxa"/>
              <w:bottom w:w="50" w:type="dxa"/>
              <w:right w:w="90" w:type="dxa"/>
            </w:tcMar>
            <w:vAlign w:val="center"/>
          </w:tcPr>
          <w:p w14:paraId="356143F2" w14:textId="77777777" w:rsidR="004C693F" w:rsidRDefault="008737C7">
            <w:r>
              <w:rPr>
                <w:sz w:val="20"/>
                <w:szCs w:val="20"/>
              </w:rPr>
              <w:t>$______________</w:t>
            </w:r>
          </w:p>
        </w:tc>
      </w:tr>
      <w:tr w:rsidR="004C693F" w14:paraId="33B8607F" w14:textId="77777777">
        <w:tc>
          <w:tcPr>
            <w:tcW w:w="6000" w:type="dxa"/>
            <w:tcMar>
              <w:top w:w="50" w:type="dxa"/>
              <w:left w:w="90" w:type="dxa"/>
              <w:bottom w:w="50" w:type="dxa"/>
              <w:right w:w="90" w:type="dxa"/>
            </w:tcMar>
            <w:vAlign w:val="center"/>
          </w:tcPr>
          <w:p w14:paraId="7A88A8C4" w14:textId="77777777" w:rsidR="004C693F" w:rsidRDefault="008737C7">
            <w:r>
              <w:rPr>
                <w:sz w:val="20"/>
                <w:szCs w:val="20"/>
              </w:rPr>
              <w:t>NET AMOUNT DUE THIS ESTIMATE</w:t>
            </w:r>
          </w:p>
        </w:tc>
        <w:tc>
          <w:tcPr>
            <w:tcW w:w="3360" w:type="dxa"/>
            <w:tcMar>
              <w:top w:w="50" w:type="dxa"/>
              <w:left w:w="90" w:type="dxa"/>
              <w:bottom w:w="50" w:type="dxa"/>
              <w:right w:w="90" w:type="dxa"/>
            </w:tcMar>
            <w:vAlign w:val="center"/>
          </w:tcPr>
          <w:p w14:paraId="67BF5F50" w14:textId="77777777" w:rsidR="004C693F" w:rsidRDefault="008737C7">
            <w:r>
              <w:rPr>
                <w:sz w:val="20"/>
                <w:szCs w:val="20"/>
              </w:rPr>
              <w:t>$______________</w:t>
            </w:r>
          </w:p>
        </w:tc>
      </w:tr>
    </w:tbl>
    <w:p w14:paraId="435AB936" w14:textId="77777777" w:rsidR="004C693F" w:rsidRDefault="004C693F">
      <w:pPr>
        <w:spacing w:after="160"/>
      </w:pPr>
    </w:p>
    <w:p w14:paraId="0A8014A0" w14:textId="77777777" w:rsidR="004C693F" w:rsidRDefault="008737C7">
      <w:pPr>
        <w:spacing w:after="140"/>
      </w:pPr>
      <w:r>
        <w:rPr>
          <w:sz w:val="21"/>
          <w:szCs w:val="21"/>
        </w:rPr>
        <w:t>Name of Contractor: ______________________________  Address: ______________________________</w:t>
      </w:r>
    </w:p>
    <w:p w14:paraId="6EA406F4" w14:textId="77777777" w:rsidR="004C693F" w:rsidRDefault="008737C7">
      <w:pPr>
        <w:spacing w:after="200"/>
      </w:pPr>
      <w:r>
        <w:rPr>
          <w:sz w:val="21"/>
          <w:szCs w:val="21"/>
        </w:rPr>
        <w:t>Signed: ______________________________  Title: ____________________  Date: ____________</w:t>
      </w:r>
    </w:p>
    <w:p w14:paraId="25ABADC3" w14:textId="77777777" w:rsidR="004C693F" w:rsidRDefault="008737C7">
      <w:pPr>
        <w:spacing w:after="140"/>
      </w:pPr>
      <w:r>
        <w:rPr>
          <w:b/>
          <w:bCs/>
        </w:rPr>
        <w:t>APPROVED AND PAYMENT RECOMMENDED — TOWN OF CHINA GROVE</w:t>
      </w:r>
    </w:p>
    <w:p w14:paraId="4635D3B4" w14:textId="77777777" w:rsidR="004C693F" w:rsidRDefault="008737C7">
      <w:pPr>
        <w:spacing w:after="140"/>
      </w:pPr>
      <w:r>
        <w:rPr>
          <w:sz w:val="21"/>
          <w:szCs w:val="21"/>
        </w:rPr>
        <w:t>Director of Public Works: ______________________________  Date: ____________</w:t>
      </w:r>
    </w:p>
    <w:p w14:paraId="1A076D45" w14:textId="77777777" w:rsidR="004C693F" w:rsidRDefault="008737C7">
      <w:pPr>
        <w:spacing w:after="140"/>
      </w:pPr>
      <w:r>
        <w:rPr>
          <w:sz w:val="21"/>
          <w:szCs w:val="21"/>
        </w:rPr>
        <w:t>Town Manager: __________________________________________  Date: ____________</w:t>
      </w:r>
    </w:p>
    <w:p w14:paraId="29F7B17B" w14:textId="77777777" w:rsidR="004C693F" w:rsidRDefault="008737C7">
      <w:r>
        <w:br w:type="page"/>
      </w:r>
    </w:p>
    <w:p w14:paraId="1E60851E" w14:textId="77777777" w:rsidR="004C693F" w:rsidRDefault="004C693F"/>
    <w:p w14:paraId="77DF83AC" w14:textId="77777777" w:rsidR="004C693F" w:rsidRDefault="004C693F"/>
    <w:p w14:paraId="54CB4B07" w14:textId="77777777" w:rsidR="004C693F" w:rsidRDefault="004C693F"/>
    <w:p w14:paraId="160A3AF7" w14:textId="77777777" w:rsidR="004C693F" w:rsidRDefault="004C693F"/>
    <w:p w14:paraId="2184CD08" w14:textId="77777777" w:rsidR="004C693F" w:rsidRDefault="004C693F"/>
    <w:p w14:paraId="7EBA6154" w14:textId="77777777" w:rsidR="004C693F" w:rsidRDefault="004C693F"/>
    <w:p w14:paraId="4F34C0E9" w14:textId="77777777" w:rsidR="004C693F" w:rsidRDefault="008737C7">
      <w:pPr>
        <w:spacing w:after="300"/>
        <w:jc w:val="center"/>
      </w:pPr>
      <w:r>
        <w:rPr>
          <w:b/>
          <w:bCs/>
          <w:sz w:val="36"/>
          <w:szCs w:val="36"/>
        </w:rPr>
        <w:t>EXHIBIT “F”</w:t>
      </w:r>
    </w:p>
    <w:p w14:paraId="35D98BFA" w14:textId="77777777" w:rsidR="004C693F" w:rsidRDefault="008737C7">
      <w:pPr>
        <w:spacing w:after="160"/>
        <w:jc w:val="center"/>
      </w:pPr>
      <w:r>
        <w:rPr>
          <w:b/>
          <w:bCs/>
          <w:sz w:val="28"/>
          <w:szCs w:val="28"/>
        </w:rPr>
        <w:t>BOND FORMS</w:t>
      </w:r>
    </w:p>
    <w:p w14:paraId="75DBCDC8" w14:textId="77777777" w:rsidR="004C693F" w:rsidRDefault="008737C7">
      <w:pPr>
        <w:spacing w:after="140"/>
        <w:jc w:val="center"/>
      </w:pPr>
      <w:r>
        <w:rPr>
          <w:i/>
          <w:iCs/>
        </w:rPr>
        <w:t>(Bid Bond to accompany bid; Performance and Payment Bonds to be submitted by the awarded Contractor)</w:t>
      </w:r>
    </w:p>
    <w:p w14:paraId="0C727B4E" w14:textId="77777777" w:rsidR="004C693F" w:rsidRDefault="004C693F"/>
    <w:p w14:paraId="1EF10660" w14:textId="77777777" w:rsidR="004C693F" w:rsidRDefault="004C693F"/>
    <w:p w14:paraId="1F8E5CB4" w14:textId="77777777" w:rsidR="004C693F" w:rsidRDefault="004C693F"/>
    <w:p w14:paraId="33873856" w14:textId="77777777" w:rsidR="004C693F" w:rsidRDefault="004C693F"/>
    <w:p w14:paraId="65891800" w14:textId="77777777" w:rsidR="004C693F" w:rsidRDefault="004C693F"/>
    <w:p w14:paraId="576AB342" w14:textId="77777777" w:rsidR="004C693F" w:rsidRDefault="004C693F"/>
    <w:p w14:paraId="336BBD19" w14:textId="77777777" w:rsidR="004C693F" w:rsidRDefault="004C693F"/>
    <w:p w14:paraId="474244EB" w14:textId="77777777" w:rsidR="004C693F" w:rsidRDefault="004C693F"/>
    <w:p w14:paraId="545AC73B" w14:textId="77777777" w:rsidR="004C693F" w:rsidRDefault="008737C7">
      <w:pPr>
        <w:spacing w:after="60"/>
        <w:jc w:val="center"/>
      </w:pPr>
      <w:r>
        <w:rPr>
          <w:b/>
          <w:bCs/>
          <w:sz w:val="24"/>
          <w:szCs w:val="24"/>
        </w:rPr>
        <w:t>TOWN OF CHINA GROVE</w:t>
      </w:r>
    </w:p>
    <w:p w14:paraId="399A16CC" w14:textId="77777777" w:rsidR="004C693F" w:rsidRDefault="008737C7">
      <w:pPr>
        <w:spacing w:after="80"/>
        <w:jc w:val="center"/>
      </w:pPr>
      <w:r>
        <w:rPr>
          <w:b/>
          <w:bCs/>
        </w:rPr>
        <w:t>PUBLIC WORKS DEPARTMENT</w:t>
      </w:r>
    </w:p>
    <w:p w14:paraId="67696D51" w14:textId="77777777" w:rsidR="004C693F" w:rsidRDefault="008737C7">
      <w:pPr>
        <w:spacing w:after="40"/>
        <w:jc w:val="center"/>
      </w:pPr>
      <w:r>
        <w:rPr>
          <w:sz w:val="21"/>
          <w:szCs w:val="21"/>
        </w:rPr>
        <w:t>333 North Main Street, China Grove, North Carolina 28023</w:t>
      </w:r>
    </w:p>
    <w:p w14:paraId="5293BB21" w14:textId="77777777" w:rsidR="004C693F" w:rsidRDefault="008737C7">
      <w:pPr>
        <w:spacing w:after="140"/>
        <w:jc w:val="center"/>
      </w:pPr>
      <w:r>
        <w:rPr>
          <w:sz w:val="21"/>
          <w:szCs w:val="21"/>
        </w:rPr>
        <w:t>(704) 857-2466</w:t>
      </w:r>
    </w:p>
    <w:p w14:paraId="087EC0C0" w14:textId="77777777" w:rsidR="004C693F" w:rsidRDefault="008737C7">
      <w:r>
        <w:br w:type="page"/>
      </w:r>
    </w:p>
    <w:p w14:paraId="01B53E7A" w14:textId="77777777" w:rsidR="004C693F" w:rsidRDefault="008737C7">
      <w:pPr>
        <w:keepNext/>
        <w:spacing w:after="200"/>
        <w:jc w:val="center"/>
      </w:pPr>
      <w:r>
        <w:rPr>
          <w:b/>
          <w:bCs/>
          <w:sz w:val="28"/>
          <w:szCs w:val="28"/>
          <w:u w:val="single"/>
        </w:rPr>
        <w:lastRenderedPageBreak/>
        <w:t>PERFORMANCE BOND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40"/>
        <w:gridCol w:w="6120"/>
      </w:tblGrid>
      <w:tr w:rsidR="004C693F" w14:paraId="3D18AEEE" w14:textId="77777777">
        <w:tc>
          <w:tcPr>
            <w:tcW w:w="3240" w:type="dxa"/>
            <w:tcMar>
              <w:top w:w="50" w:type="dxa"/>
              <w:left w:w="90" w:type="dxa"/>
              <w:bottom w:w="50" w:type="dxa"/>
              <w:right w:w="90" w:type="dxa"/>
            </w:tcMar>
            <w:vAlign w:val="center"/>
          </w:tcPr>
          <w:p w14:paraId="212A6EB1" w14:textId="77777777" w:rsidR="004C693F" w:rsidRDefault="008737C7">
            <w:r>
              <w:rPr>
                <w:sz w:val="20"/>
                <w:szCs w:val="20"/>
              </w:rPr>
              <w:t>Date of Execution of this Bond</w:t>
            </w:r>
          </w:p>
        </w:tc>
        <w:tc>
          <w:tcPr>
            <w:tcW w:w="6120" w:type="dxa"/>
            <w:tcMar>
              <w:top w:w="50" w:type="dxa"/>
              <w:left w:w="90" w:type="dxa"/>
              <w:bottom w:w="50" w:type="dxa"/>
              <w:right w:w="90" w:type="dxa"/>
            </w:tcMar>
            <w:vAlign w:val="center"/>
          </w:tcPr>
          <w:p w14:paraId="73E541C2" w14:textId="77777777" w:rsidR="004C693F" w:rsidRDefault="004C693F"/>
        </w:tc>
      </w:tr>
      <w:tr w:rsidR="004C693F" w14:paraId="129DE1DD" w14:textId="77777777">
        <w:tc>
          <w:tcPr>
            <w:tcW w:w="3240" w:type="dxa"/>
            <w:tcMar>
              <w:top w:w="50" w:type="dxa"/>
              <w:left w:w="90" w:type="dxa"/>
              <w:bottom w:w="50" w:type="dxa"/>
              <w:right w:w="90" w:type="dxa"/>
            </w:tcMar>
            <w:vAlign w:val="center"/>
          </w:tcPr>
          <w:p w14:paraId="76FBB93F" w14:textId="77777777" w:rsidR="004C693F" w:rsidRDefault="008737C7">
            <w:r>
              <w:rPr>
                <w:sz w:val="20"/>
                <w:szCs w:val="20"/>
              </w:rPr>
              <w:t>Name and Address of Principal (Contractor)</w:t>
            </w:r>
          </w:p>
        </w:tc>
        <w:tc>
          <w:tcPr>
            <w:tcW w:w="6120" w:type="dxa"/>
            <w:tcMar>
              <w:top w:w="50" w:type="dxa"/>
              <w:left w:w="90" w:type="dxa"/>
              <w:bottom w:w="50" w:type="dxa"/>
              <w:right w:w="90" w:type="dxa"/>
            </w:tcMar>
            <w:vAlign w:val="center"/>
          </w:tcPr>
          <w:p w14:paraId="31FEAF75" w14:textId="77777777" w:rsidR="004C693F" w:rsidRDefault="004C693F"/>
        </w:tc>
      </w:tr>
      <w:tr w:rsidR="004C693F" w14:paraId="18F6519A" w14:textId="77777777">
        <w:tc>
          <w:tcPr>
            <w:tcW w:w="3240" w:type="dxa"/>
            <w:tcMar>
              <w:top w:w="50" w:type="dxa"/>
              <w:left w:w="90" w:type="dxa"/>
              <w:bottom w:w="50" w:type="dxa"/>
              <w:right w:w="90" w:type="dxa"/>
            </w:tcMar>
            <w:vAlign w:val="center"/>
          </w:tcPr>
          <w:p w14:paraId="4DEEA444" w14:textId="77777777" w:rsidR="004C693F" w:rsidRDefault="008737C7">
            <w:r>
              <w:rPr>
                <w:sz w:val="20"/>
                <w:szCs w:val="20"/>
              </w:rPr>
              <w:t>Name and Address of Surety</w:t>
            </w:r>
          </w:p>
        </w:tc>
        <w:tc>
          <w:tcPr>
            <w:tcW w:w="6120" w:type="dxa"/>
            <w:tcMar>
              <w:top w:w="50" w:type="dxa"/>
              <w:left w:w="90" w:type="dxa"/>
              <w:bottom w:w="50" w:type="dxa"/>
              <w:right w:w="90" w:type="dxa"/>
            </w:tcMar>
            <w:vAlign w:val="center"/>
          </w:tcPr>
          <w:p w14:paraId="57209B65" w14:textId="77777777" w:rsidR="004C693F" w:rsidRDefault="004C693F"/>
        </w:tc>
      </w:tr>
      <w:tr w:rsidR="004C693F" w14:paraId="1FA2ED56" w14:textId="77777777">
        <w:tc>
          <w:tcPr>
            <w:tcW w:w="3240" w:type="dxa"/>
            <w:tcMar>
              <w:top w:w="50" w:type="dxa"/>
              <w:left w:w="90" w:type="dxa"/>
              <w:bottom w:w="50" w:type="dxa"/>
              <w:right w:w="90" w:type="dxa"/>
            </w:tcMar>
            <w:vAlign w:val="center"/>
          </w:tcPr>
          <w:p w14:paraId="3CA5479A" w14:textId="77777777" w:rsidR="004C693F" w:rsidRDefault="008737C7">
            <w:r>
              <w:rPr>
                <w:sz w:val="20"/>
                <w:szCs w:val="20"/>
              </w:rPr>
              <w:t>Name and Address of Contracting Body</w:t>
            </w:r>
          </w:p>
        </w:tc>
        <w:tc>
          <w:tcPr>
            <w:tcW w:w="6120" w:type="dxa"/>
            <w:tcMar>
              <w:top w:w="50" w:type="dxa"/>
              <w:left w:w="90" w:type="dxa"/>
              <w:bottom w:w="50" w:type="dxa"/>
              <w:right w:w="90" w:type="dxa"/>
            </w:tcMar>
            <w:vAlign w:val="center"/>
          </w:tcPr>
          <w:p w14:paraId="2BB8C3CD" w14:textId="77777777" w:rsidR="004C693F" w:rsidRDefault="008737C7">
            <w:pPr>
              <w:spacing w:after="40"/>
            </w:pPr>
            <w:r>
              <w:rPr>
                <w:sz w:val="20"/>
                <w:szCs w:val="20"/>
              </w:rPr>
              <w:t>Town of China Grove</w:t>
            </w:r>
          </w:p>
          <w:p w14:paraId="6A3C55AE" w14:textId="77777777" w:rsidR="004C693F" w:rsidRDefault="008737C7">
            <w:pPr>
              <w:spacing w:after="40"/>
            </w:pPr>
            <w:r>
              <w:rPr>
                <w:sz w:val="20"/>
                <w:szCs w:val="20"/>
              </w:rPr>
              <w:t>333 North Main Street</w:t>
            </w:r>
          </w:p>
          <w:p w14:paraId="27AFD59F" w14:textId="77777777" w:rsidR="004C693F" w:rsidRDefault="008737C7">
            <w:r>
              <w:rPr>
                <w:sz w:val="20"/>
                <w:szCs w:val="20"/>
              </w:rPr>
              <w:t>China Grove, North Carolina 28023</w:t>
            </w:r>
          </w:p>
        </w:tc>
      </w:tr>
      <w:tr w:rsidR="004C693F" w14:paraId="6057BA94" w14:textId="77777777">
        <w:tc>
          <w:tcPr>
            <w:tcW w:w="3240" w:type="dxa"/>
            <w:tcMar>
              <w:top w:w="50" w:type="dxa"/>
              <w:left w:w="90" w:type="dxa"/>
              <w:bottom w:w="50" w:type="dxa"/>
              <w:right w:w="90" w:type="dxa"/>
            </w:tcMar>
            <w:vAlign w:val="center"/>
          </w:tcPr>
          <w:p w14:paraId="4877B50A" w14:textId="77777777" w:rsidR="004C693F" w:rsidRDefault="008737C7">
            <w:r>
              <w:rPr>
                <w:sz w:val="20"/>
                <w:szCs w:val="20"/>
              </w:rPr>
              <w:t>Amount of Bond</w:t>
            </w:r>
          </w:p>
        </w:tc>
        <w:tc>
          <w:tcPr>
            <w:tcW w:w="6120" w:type="dxa"/>
            <w:tcMar>
              <w:top w:w="50" w:type="dxa"/>
              <w:left w:w="90" w:type="dxa"/>
              <w:bottom w:w="50" w:type="dxa"/>
              <w:right w:w="90" w:type="dxa"/>
            </w:tcMar>
            <w:vAlign w:val="center"/>
          </w:tcPr>
          <w:p w14:paraId="33690E56" w14:textId="77777777" w:rsidR="004C693F" w:rsidRDefault="004C693F"/>
        </w:tc>
      </w:tr>
      <w:tr w:rsidR="004C693F" w14:paraId="14A150B5" w14:textId="77777777">
        <w:tc>
          <w:tcPr>
            <w:tcW w:w="3240" w:type="dxa"/>
            <w:tcMar>
              <w:top w:w="50" w:type="dxa"/>
              <w:left w:w="90" w:type="dxa"/>
              <w:bottom w:w="50" w:type="dxa"/>
              <w:right w:w="90" w:type="dxa"/>
            </w:tcMar>
            <w:vAlign w:val="center"/>
          </w:tcPr>
          <w:p w14:paraId="209DA898" w14:textId="77777777" w:rsidR="004C693F" w:rsidRDefault="008737C7">
            <w:r>
              <w:rPr>
                <w:sz w:val="20"/>
                <w:szCs w:val="20"/>
              </w:rPr>
              <w:t>Contract</w:t>
            </w:r>
          </w:p>
        </w:tc>
        <w:tc>
          <w:tcPr>
            <w:tcW w:w="6120" w:type="dxa"/>
            <w:tcMar>
              <w:top w:w="50" w:type="dxa"/>
              <w:left w:w="90" w:type="dxa"/>
              <w:bottom w:w="50" w:type="dxa"/>
              <w:right w:w="90" w:type="dxa"/>
            </w:tcMar>
            <w:vAlign w:val="center"/>
          </w:tcPr>
          <w:p w14:paraId="5B59871D" w14:textId="77777777" w:rsidR="004C693F" w:rsidRDefault="008737C7">
            <w:r>
              <w:rPr>
                <w:sz w:val="20"/>
                <w:szCs w:val="20"/>
              </w:rPr>
              <w:t xml:space="preserve">That certain contract by and between the Principal and the Contracting Body above named, dated as of the Notice to Proceed Date specified on EXHIBIT “</w:t>
            </w:r>
            <w:del w:id="90007" w:author="Trustblocks draft" w:date="2026-09-27T00:00:00Z">
              <w:r>
                <w:rPr>
                  <w:sz w:val="20"/>
                  <w:szCs w:val="20"/>
                </w:rPr>
                <w:delText xml:space="preserve">K</w:delText>
              </w:r>
            </w:del>
            <w:ins w:id="90008" w:author="Trustblocks draft" w:date="2026-09-27T00:00:00Z">
              <w:r>
                <w:rPr>
                  <w:sz w:val="20"/>
                  <w:szCs w:val="20"/>
                </w:rPr>
                <w:t xml:space="preserve">J</w:t>
              </w:r>
            </w:ins>
            <w:r>
              <w:rPr>
                <w:sz w:val="20"/>
                <w:szCs w:val="20"/>
              </w:rPr>
              <w:t xml:space="preserve">,” for: Street Resurfacing, Contract No. STR-27</w:t>
            </w:r>
          </w:p>
        </w:tc>
      </w:tr>
    </w:tbl>
    <w:p w14:paraId="0BA1FC2F" w14:textId="77777777" w:rsidR="004C693F" w:rsidRDefault="004C693F">
      <w:pPr>
        <w:spacing w:after="160"/>
      </w:pPr>
    </w:p>
    <w:p w14:paraId="6054550A" w14:textId="77777777" w:rsidR="004C693F" w:rsidRDefault="008737C7">
      <w:pPr>
        <w:spacing w:after="140"/>
      </w:pPr>
      <w:r>
        <w:t>KNOW ALL PERSONS BY THESE PRESENTS, that we, the PRINCIPAL and SURETY above named, are held and firmly bound unto the above-named Contracting Body, hereinafter called the Contracting Body, in the penal sum of the amount stated above, for the payment of which sum well and truly to be made we bind ourselves, our heirs, executors, administrators, and successors, jointly and severally, firmly by these presents.</w:t>
      </w:r>
    </w:p>
    <w:p w14:paraId="1E4F42CB" w14:textId="77777777" w:rsidR="004C693F" w:rsidRDefault="008737C7">
      <w:pPr>
        <w:spacing w:after="140"/>
      </w:pPr>
      <w:r>
        <w:t>THE CONDITION OF THIS OBLIGATION IS SUCH, that whereas the Principal entered into a certain contract with the Contracting Body, identified as shown above and hereto attached;</w:t>
      </w:r>
    </w:p>
    <w:p w14:paraId="61C21746" w14:textId="77777777" w:rsidR="004C693F" w:rsidRDefault="008737C7">
      <w:pPr>
        <w:spacing w:after="140"/>
      </w:pPr>
      <w:r>
        <w:t>NOW THEREFORE, if the Principal shall well and truly perform and fulfill all the undertakings, covenants, terms, conditions, and agreements of said contract during the original term of said contract and any extensions thereof that may be granted by the Contracting Body, with or without notice to the Surety, and during the life of any guaranty required under the contract, and shall also well and truly perform and fulfill all the undertakings, covenants, terms, conditions, and agreements of any and all duly authorized modifications of the contract that may hereafter be made, notice of which modifications to the Surety being hereby waived, then this obligation shall be void; otherwise it shall remain in full force and virtue.</w:t>
      </w:r>
    </w:p>
    <w:p w14:paraId="6E03B4BD" w14:textId="77777777" w:rsidR="004C693F" w:rsidRDefault="008737C7">
      <w:pPr>
        <w:spacing w:after="140"/>
      </w:pPr>
      <w:r>
        <w:t>THIS PERFORMANCE BOND is made and given pursuant to the requirements and provisions of N.C. Gen. Stat. § 143-129 and Article 3 of Chapter 44A of the General Statutes of North Carolina, and each and every provision set forth in those statutes is incorporated herein, made a part hereof, and deemed to be conclusively written into this Bond.</w:t>
      </w:r>
    </w:p>
    <w:p w14:paraId="1F39AE79" w14:textId="77777777" w:rsidR="004C693F" w:rsidRDefault="008737C7">
      <w:pPr>
        <w:spacing w:after="140"/>
      </w:pPr>
      <w:r>
        <w:t>IN WITNESS WHEREOF, the above-bounden parties have executed this instrument under their several seals as of the date indicated above, the name and corporate seal of each corporate party being hereto affixed and these presents duly signed by its undersigned representative, pursuant to authority of its governing body.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4C693F" w14:paraId="29F05CA1" w14:textId="77777777">
        <w:tc>
          <w:tcPr>
            <w:tcW w:w="4680" w:type="dxa"/>
            <w:tcMar>
              <w:top w:w="50" w:type="dxa"/>
              <w:left w:w="90" w:type="dxa"/>
              <w:bottom w:w="50" w:type="dxa"/>
              <w:right w:w="90" w:type="dxa"/>
            </w:tcMar>
            <w:vAlign w:val="center"/>
          </w:tcPr>
          <w:p w14:paraId="02E71C85" w14:textId="77777777" w:rsidR="004C693F" w:rsidRDefault="008737C7">
            <w:pPr>
              <w:spacing w:after="40"/>
            </w:pPr>
            <w:r>
              <w:rPr>
                <w:sz w:val="20"/>
                <w:szCs w:val="20"/>
              </w:rPr>
              <w:t>WITNESS (Proprietorship or Partnership):</w:t>
            </w:r>
          </w:p>
          <w:p w14:paraId="773DD582" w14:textId="77777777" w:rsidR="004C693F" w:rsidRDefault="004C693F">
            <w:pPr>
              <w:spacing w:after="40"/>
            </w:pPr>
          </w:p>
          <w:p w14:paraId="1A34C91A" w14:textId="77777777" w:rsidR="004C693F" w:rsidRDefault="008737C7">
            <w:r>
              <w:rPr>
                <w:sz w:val="20"/>
                <w:szCs w:val="20"/>
              </w:rPr>
              <w:t>__________________________________</w:t>
            </w:r>
          </w:p>
        </w:tc>
        <w:tc>
          <w:tcPr>
            <w:tcW w:w="4680" w:type="dxa"/>
            <w:tcMar>
              <w:top w:w="50" w:type="dxa"/>
              <w:left w:w="90" w:type="dxa"/>
              <w:bottom w:w="50" w:type="dxa"/>
              <w:right w:w="90" w:type="dxa"/>
            </w:tcMar>
            <w:vAlign w:val="center"/>
          </w:tcPr>
          <w:p w14:paraId="7613B200" w14:textId="77777777" w:rsidR="004C693F" w:rsidRDefault="008737C7">
            <w:pPr>
              <w:spacing w:after="40"/>
            </w:pPr>
            <w:r>
              <w:rPr>
                <w:sz w:val="20"/>
                <w:szCs w:val="20"/>
              </w:rPr>
              <w:t>Principal (name of individual and trade name, partnership, corporation, or joint venture)</w:t>
            </w:r>
          </w:p>
          <w:p w14:paraId="6CA095BF" w14:textId="77777777" w:rsidR="004C693F" w:rsidRDefault="004C693F">
            <w:pPr>
              <w:spacing w:after="40"/>
            </w:pPr>
          </w:p>
          <w:p w14:paraId="679DA204" w14:textId="77777777" w:rsidR="004C693F" w:rsidRDefault="008737C7">
            <w:pPr>
              <w:spacing w:after="40"/>
            </w:pPr>
            <w:r>
              <w:rPr>
                <w:sz w:val="20"/>
                <w:szCs w:val="20"/>
              </w:rPr>
              <w:t>BY: __________________________ (SEAL)</w:t>
            </w:r>
          </w:p>
          <w:p w14:paraId="255D675F" w14:textId="77777777" w:rsidR="004C693F" w:rsidRDefault="004C693F">
            <w:pPr>
              <w:spacing w:after="40"/>
            </w:pPr>
          </w:p>
          <w:p w14:paraId="0B535AEB" w14:textId="77777777" w:rsidR="004C693F" w:rsidRDefault="008737C7">
            <w:pPr>
              <w:spacing w:after="40"/>
            </w:pPr>
            <w:r>
              <w:rPr>
                <w:sz w:val="20"/>
                <w:szCs w:val="20"/>
              </w:rPr>
              <w:t>TITLE: ________________________</w:t>
            </w:r>
          </w:p>
          <w:p w14:paraId="17D38DB7" w14:textId="77777777" w:rsidR="004C693F" w:rsidRDefault="008737C7">
            <w:r>
              <w:rPr>
                <w:sz w:val="20"/>
                <w:szCs w:val="20"/>
              </w:rPr>
              <w:t>(Owner, Partner, Office held in corporation, joint venture)</w:t>
            </w:r>
          </w:p>
        </w:tc>
      </w:tr>
      <w:tr w:rsidR="004C693F" w14:paraId="61D7421E" w14:textId="77777777">
        <w:tc>
          <w:tcPr>
            <w:tcW w:w="4680" w:type="dxa"/>
            <w:tcMar>
              <w:top w:w="50" w:type="dxa"/>
              <w:left w:w="90" w:type="dxa"/>
              <w:bottom w:w="50" w:type="dxa"/>
              <w:right w:w="90" w:type="dxa"/>
            </w:tcMar>
            <w:vAlign w:val="center"/>
          </w:tcPr>
          <w:p w14:paraId="051E5A58" w14:textId="77777777" w:rsidR="004C693F" w:rsidRDefault="008737C7">
            <w:pPr>
              <w:spacing w:after="40"/>
            </w:pPr>
            <w:r>
              <w:rPr>
                <w:sz w:val="20"/>
                <w:szCs w:val="20"/>
              </w:rPr>
              <w:lastRenderedPageBreak/>
              <w:t>ATTEST (Corporation):</w:t>
            </w:r>
          </w:p>
          <w:p w14:paraId="787C8AE0" w14:textId="77777777" w:rsidR="004C693F" w:rsidRDefault="004C693F">
            <w:pPr>
              <w:spacing w:after="40"/>
            </w:pPr>
          </w:p>
          <w:p w14:paraId="5CE8BA52" w14:textId="77777777" w:rsidR="004C693F" w:rsidRDefault="008737C7">
            <w:pPr>
              <w:spacing w:after="40"/>
            </w:pPr>
            <w:r>
              <w:rPr>
                <w:sz w:val="20"/>
                <w:szCs w:val="20"/>
              </w:rPr>
              <w:t>BY: ______________________________</w:t>
            </w:r>
          </w:p>
          <w:p w14:paraId="6740BADF" w14:textId="77777777" w:rsidR="004C693F" w:rsidRDefault="004C693F">
            <w:pPr>
              <w:spacing w:after="40"/>
            </w:pPr>
          </w:p>
          <w:p w14:paraId="394DEA1C" w14:textId="77777777" w:rsidR="004C693F" w:rsidRDefault="008737C7">
            <w:pPr>
              <w:spacing w:after="40"/>
            </w:pPr>
            <w:r>
              <w:rPr>
                <w:sz w:val="20"/>
                <w:szCs w:val="20"/>
              </w:rPr>
              <w:t>TITLE: ___________________________</w:t>
            </w:r>
          </w:p>
          <w:p w14:paraId="7D1AF9A1" w14:textId="77777777" w:rsidR="004C693F" w:rsidRDefault="008737C7">
            <w:r>
              <w:rPr>
                <w:sz w:val="20"/>
                <w:szCs w:val="20"/>
              </w:rPr>
              <w:t>(Corporation Secretary or Assistant Secretary only)</w:t>
            </w:r>
          </w:p>
        </w:tc>
        <w:tc>
          <w:tcPr>
            <w:tcW w:w="4680" w:type="dxa"/>
            <w:tcMar>
              <w:top w:w="50" w:type="dxa"/>
              <w:left w:w="90" w:type="dxa"/>
              <w:bottom w:w="50" w:type="dxa"/>
              <w:right w:w="90" w:type="dxa"/>
            </w:tcMar>
            <w:vAlign w:val="center"/>
          </w:tcPr>
          <w:p w14:paraId="0EE77DF1" w14:textId="77777777" w:rsidR="004C693F" w:rsidRDefault="008737C7">
            <w:r>
              <w:rPr>
                <w:sz w:val="20"/>
                <w:szCs w:val="20"/>
              </w:rPr>
              <w:t>(Corporate Seal of Principal)</w:t>
            </w:r>
          </w:p>
        </w:tc>
      </w:tr>
      <w:tr w:rsidR="004C693F" w14:paraId="7F2BF191" w14:textId="77777777">
        <w:tc>
          <w:tcPr>
            <w:tcW w:w="4680" w:type="dxa"/>
            <w:tcMar>
              <w:top w:w="50" w:type="dxa"/>
              <w:left w:w="90" w:type="dxa"/>
              <w:bottom w:w="50" w:type="dxa"/>
              <w:right w:w="90" w:type="dxa"/>
            </w:tcMar>
            <w:vAlign w:val="center"/>
          </w:tcPr>
          <w:p w14:paraId="1A106240" w14:textId="77777777" w:rsidR="004C693F" w:rsidRDefault="008737C7">
            <w:pPr>
              <w:spacing w:after="40"/>
            </w:pPr>
            <w:r>
              <w:rPr>
                <w:sz w:val="20"/>
                <w:szCs w:val="20"/>
              </w:rPr>
              <w:t>WITNESS:</w:t>
            </w:r>
          </w:p>
          <w:p w14:paraId="0195F391" w14:textId="77777777" w:rsidR="004C693F" w:rsidRDefault="004C693F">
            <w:pPr>
              <w:spacing w:after="40"/>
            </w:pPr>
          </w:p>
          <w:p w14:paraId="70ADABA2" w14:textId="77777777" w:rsidR="004C693F" w:rsidRDefault="008737C7">
            <w:r>
              <w:rPr>
                <w:sz w:val="20"/>
                <w:szCs w:val="20"/>
              </w:rPr>
              <w:t>__________________________________</w:t>
            </w:r>
          </w:p>
        </w:tc>
        <w:tc>
          <w:tcPr>
            <w:tcW w:w="4680" w:type="dxa"/>
            <w:tcMar>
              <w:top w:w="50" w:type="dxa"/>
              <w:left w:w="90" w:type="dxa"/>
              <w:bottom w:w="50" w:type="dxa"/>
              <w:right w:w="90" w:type="dxa"/>
            </w:tcMar>
            <w:vAlign w:val="center"/>
          </w:tcPr>
          <w:p w14:paraId="519E5B44" w14:textId="77777777" w:rsidR="004C693F" w:rsidRDefault="008737C7">
            <w:pPr>
              <w:spacing w:after="40"/>
            </w:pPr>
            <w:r>
              <w:rPr>
                <w:sz w:val="20"/>
                <w:szCs w:val="20"/>
              </w:rPr>
              <w:t>Surety (name of surety company)</w:t>
            </w:r>
          </w:p>
          <w:p w14:paraId="432016FF" w14:textId="77777777" w:rsidR="004C693F" w:rsidRDefault="004C693F">
            <w:pPr>
              <w:spacing w:after="40"/>
            </w:pPr>
          </w:p>
          <w:p w14:paraId="411EFF91" w14:textId="77777777" w:rsidR="004C693F" w:rsidRDefault="008737C7">
            <w:pPr>
              <w:spacing w:after="40"/>
            </w:pPr>
            <w:r>
              <w:rPr>
                <w:sz w:val="20"/>
                <w:szCs w:val="20"/>
              </w:rPr>
              <w:t>BY: ______________________________</w:t>
            </w:r>
          </w:p>
          <w:p w14:paraId="5D3F29BA" w14:textId="77777777" w:rsidR="004C693F" w:rsidRDefault="004C693F">
            <w:pPr>
              <w:spacing w:after="40"/>
            </w:pPr>
          </w:p>
          <w:p w14:paraId="5B30AC6B" w14:textId="77777777" w:rsidR="004C693F" w:rsidRDefault="008737C7">
            <w:pPr>
              <w:spacing w:after="40"/>
            </w:pPr>
            <w:r>
              <w:rPr>
                <w:sz w:val="20"/>
                <w:szCs w:val="20"/>
              </w:rPr>
              <w:t>TITLE: Attorney-in-Fact</w:t>
            </w:r>
          </w:p>
          <w:p w14:paraId="75537BA1" w14:textId="77777777" w:rsidR="004C693F" w:rsidRDefault="004C693F">
            <w:pPr>
              <w:spacing w:after="40"/>
            </w:pPr>
          </w:p>
          <w:p w14:paraId="1EBACBDF" w14:textId="77777777" w:rsidR="004C693F" w:rsidRDefault="008737C7">
            <w:r>
              <w:rPr>
                <w:sz w:val="20"/>
                <w:szCs w:val="20"/>
              </w:rPr>
              <w:t>(Corporate Seal of Surety)</w:t>
            </w:r>
          </w:p>
        </w:tc>
      </w:tr>
      <w:tr w:rsidR="004C693F" w14:paraId="09ADEA5F" w14:textId="77777777">
        <w:tc>
          <w:tcPr>
            <w:tcW w:w="4680" w:type="dxa"/>
            <w:tcMar>
              <w:top w:w="50" w:type="dxa"/>
              <w:left w:w="90" w:type="dxa"/>
              <w:bottom w:w="50" w:type="dxa"/>
              <w:right w:w="90" w:type="dxa"/>
            </w:tcMar>
            <w:vAlign w:val="center"/>
          </w:tcPr>
          <w:p w14:paraId="53DF336C" w14:textId="77777777" w:rsidR="004C693F" w:rsidRDefault="008737C7">
            <w:pPr>
              <w:spacing w:after="40"/>
            </w:pPr>
            <w:r>
              <w:rPr>
                <w:sz w:val="20"/>
                <w:szCs w:val="20"/>
              </w:rPr>
              <w:t>COUNTERSIGNED:</w:t>
            </w:r>
          </w:p>
          <w:p w14:paraId="34C497DE" w14:textId="77777777" w:rsidR="004C693F" w:rsidRDefault="004C693F">
            <w:pPr>
              <w:spacing w:after="40"/>
            </w:pPr>
          </w:p>
          <w:p w14:paraId="7502ED1F" w14:textId="77777777" w:rsidR="004C693F" w:rsidRDefault="008737C7">
            <w:pPr>
              <w:spacing w:after="40"/>
            </w:pPr>
            <w:r>
              <w:rPr>
                <w:sz w:val="20"/>
                <w:szCs w:val="20"/>
              </w:rPr>
              <w:t>__________________________________</w:t>
            </w:r>
          </w:p>
          <w:p w14:paraId="0C4FB76D" w14:textId="77777777" w:rsidR="004C693F" w:rsidRDefault="008737C7">
            <w:r>
              <w:rPr>
                <w:sz w:val="20"/>
                <w:szCs w:val="20"/>
              </w:rPr>
              <w:t>N.C. Licensed Resident Agent</w:t>
            </w:r>
          </w:p>
        </w:tc>
        <w:tc>
          <w:tcPr>
            <w:tcW w:w="4680" w:type="dxa"/>
            <w:tcMar>
              <w:top w:w="50" w:type="dxa"/>
              <w:left w:w="90" w:type="dxa"/>
              <w:bottom w:w="50" w:type="dxa"/>
              <w:right w:w="90" w:type="dxa"/>
            </w:tcMar>
            <w:vAlign w:val="center"/>
          </w:tcPr>
          <w:p w14:paraId="693C7922" w14:textId="77777777" w:rsidR="004C693F" w:rsidRDefault="008737C7">
            <w:pPr>
              <w:spacing w:after="40"/>
            </w:pPr>
            <w:r>
              <w:rPr>
                <w:sz w:val="20"/>
                <w:szCs w:val="20"/>
              </w:rPr>
              <w:t>(Address of Attorney-in-Fact)</w:t>
            </w:r>
          </w:p>
          <w:p w14:paraId="4FFFF175" w14:textId="77777777" w:rsidR="004C693F" w:rsidRDefault="004C693F">
            <w:pPr>
              <w:spacing w:after="40"/>
            </w:pPr>
          </w:p>
          <w:p w14:paraId="28DEE2C2" w14:textId="77777777" w:rsidR="004C693F" w:rsidRDefault="008737C7">
            <w:r>
              <w:rPr>
                <w:sz w:val="20"/>
                <w:szCs w:val="20"/>
              </w:rPr>
              <w:t>__________________________________</w:t>
            </w:r>
          </w:p>
        </w:tc>
      </w:tr>
    </w:tbl>
    <w:p w14:paraId="7004F355" w14:textId="77777777" w:rsidR="004C693F" w:rsidRDefault="008737C7">
      <w:r>
        <w:br w:type="page"/>
      </w:r>
    </w:p>
    <w:p w14:paraId="08F80642" w14:textId="77777777" w:rsidR="004C693F" w:rsidRDefault="008737C7">
      <w:pPr>
        <w:keepNext/>
        <w:spacing w:after="200"/>
        <w:jc w:val="center"/>
      </w:pPr>
      <w:r>
        <w:rPr>
          <w:b/>
          <w:bCs/>
          <w:sz w:val="28"/>
          <w:szCs w:val="28"/>
          <w:u w:val="single"/>
        </w:rPr>
        <w:lastRenderedPageBreak/>
        <w:t>PAYMENT BOND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40"/>
        <w:gridCol w:w="6120"/>
      </w:tblGrid>
      <w:tr w:rsidR="004C693F" w14:paraId="7F29CDE3" w14:textId="77777777">
        <w:tc>
          <w:tcPr>
            <w:tcW w:w="3240" w:type="dxa"/>
            <w:tcMar>
              <w:top w:w="50" w:type="dxa"/>
              <w:left w:w="90" w:type="dxa"/>
              <w:bottom w:w="50" w:type="dxa"/>
              <w:right w:w="90" w:type="dxa"/>
            </w:tcMar>
            <w:vAlign w:val="center"/>
          </w:tcPr>
          <w:p w14:paraId="2E14C78D" w14:textId="77777777" w:rsidR="004C693F" w:rsidRDefault="008737C7">
            <w:r>
              <w:rPr>
                <w:sz w:val="20"/>
                <w:szCs w:val="20"/>
              </w:rPr>
              <w:t>Date of Execution of this Bond</w:t>
            </w:r>
          </w:p>
        </w:tc>
        <w:tc>
          <w:tcPr>
            <w:tcW w:w="6120" w:type="dxa"/>
            <w:tcMar>
              <w:top w:w="50" w:type="dxa"/>
              <w:left w:w="90" w:type="dxa"/>
              <w:bottom w:w="50" w:type="dxa"/>
              <w:right w:w="90" w:type="dxa"/>
            </w:tcMar>
            <w:vAlign w:val="center"/>
          </w:tcPr>
          <w:p w14:paraId="6E384130" w14:textId="77777777" w:rsidR="004C693F" w:rsidRDefault="004C693F"/>
        </w:tc>
      </w:tr>
      <w:tr w:rsidR="004C693F" w14:paraId="49E88C8A" w14:textId="77777777">
        <w:tc>
          <w:tcPr>
            <w:tcW w:w="3240" w:type="dxa"/>
            <w:tcMar>
              <w:top w:w="50" w:type="dxa"/>
              <w:left w:w="90" w:type="dxa"/>
              <w:bottom w:w="50" w:type="dxa"/>
              <w:right w:w="90" w:type="dxa"/>
            </w:tcMar>
            <w:vAlign w:val="center"/>
          </w:tcPr>
          <w:p w14:paraId="01CC7C9F" w14:textId="77777777" w:rsidR="004C693F" w:rsidRDefault="008737C7">
            <w:r>
              <w:rPr>
                <w:sz w:val="20"/>
                <w:szCs w:val="20"/>
              </w:rPr>
              <w:t>Name and Address of Principal (Contractor)</w:t>
            </w:r>
          </w:p>
        </w:tc>
        <w:tc>
          <w:tcPr>
            <w:tcW w:w="6120" w:type="dxa"/>
            <w:tcMar>
              <w:top w:w="50" w:type="dxa"/>
              <w:left w:w="90" w:type="dxa"/>
              <w:bottom w:w="50" w:type="dxa"/>
              <w:right w:w="90" w:type="dxa"/>
            </w:tcMar>
            <w:vAlign w:val="center"/>
          </w:tcPr>
          <w:p w14:paraId="1CD59CAE" w14:textId="77777777" w:rsidR="004C693F" w:rsidRDefault="004C693F"/>
        </w:tc>
      </w:tr>
      <w:tr w:rsidR="004C693F" w14:paraId="58AA0B80" w14:textId="77777777">
        <w:tc>
          <w:tcPr>
            <w:tcW w:w="3240" w:type="dxa"/>
            <w:tcMar>
              <w:top w:w="50" w:type="dxa"/>
              <w:left w:w="90" w:type="dxa"/>
              <w:bottom w:w="50" w:type="dxa"/>
              <w:right w:w="90" w:type="dxa"/>
            </w:tcMar>
            <w:vAlign w:val="center"/>
          </w:tcPr>
          <w:p w14:paraId="796465FE" w14:textId="77777777" w:rsidR="004C693F" w:rsidRDefault="008737C7">
            <w:r>
              <w:rPr>
                <w:sz w:val="20"/>
                <w:szCs w:val="20"/>
              </w:rPr>
              <w:t>Name and Address of Surety</w:t>
            </w:r>
          </w:p>
        </w:tc>
        <w:tc>
          <w:tcPr>
            <w:tcW w:w="6120" w:type="dxa"/>
            <w:tcMar>
              <w:top w:w="50" w:type="dxa"/>
              <w:left w:w="90" w:type="dxa"/>
              <w:bottom w:w="50" w:type="dxa"/>
              <w:right w:w="90" w:type="dxa"/>
            </w:tcMar>
            <w:vAlign w:val="center"/>
          </w:tcPr>
          <w:p w14:paraId="1BA9B5A4" w14:textId="77777777" w:rsidR="004C693F" w:rsidRDefault="004C693F"/>
        </w:tc>
      </w:tr>
      <w:tr w:rsidR="004C693F" w14:paraId="5A93B7A9" w14:textId="77777777">
        <w:tc>
          <w:tcPr>
            <w:tcW w:w="3240" w:type="dxa"/>
            <w:tcMar>
              <w:top w:w="50" w:type="dxa"/>
              <w:left w:w="90" w:type="dxa"/>
              <w:bottom w:w="50" w:type="dxa"/>
              <w:right w:w="90" w:type="dxa"/>
            </w:tcMar>
            <w:vAlign w:val="center"/>
          </w:tcPr>
          <w:p w14:paraId="0E880CD0" w14:textId="77777777" w:rsidR="004C693F" w:rsidRDefault="008737C7">
            <w:r>
              <w:rPr>
                <w:sz w:val="20"/>
                <w:szCs w:val="20"/>
              </w:rPr>
              <w:t>Name and Address of Contracting Body</w:t>
            </w:r>
          </w:p>
        </w:tc>
        <w:tc>
          <w:tcPr>
            <w:tcW w:w="6120" w:type="dxa"/>
            <w:tcMar>
              <w:top w:w="50" w:type="dxa"/>
              <w:left w:w="90" w:type="dxa"/>
              <w:bottom w:w="50" w:type="dxa"/>
              <w:right w:w="90" w:type="dxa"/>
            </w:tcMar>
            <w:vAlign w:val="center"/>
          </w:tcPr>
          <w:p w14:paraId="14603CD7" w14:textId="77777777" w:rsidR="004C693F" w:rsidRDefault="008737C7">
            <w:pPr>
              <w:spacing w:after="40"/>
            </w:pPr>
            <w:r>
              <w:rPr>
                <w:sz w:val="20"/>
                <w:szCs w:val="20"/>
              </w:rPr>
              <w:t>Town of China Grove</w:t>
            </w:r>
          </w:p>
          <w:p w14:paraId="4B0ABD33" w14:textId="77777777" w:rsidR="004C693F" w:rsidRDefault="008737C7">
            <w:pPr>
              <w:spacing w:after="40"/>
            </w:pPr>
            <w:r>
              <w:rPr>
                <w:sz w:val="20"/>
                <w:szCs w:val="20"/>
              </w:rPr>
              <w:t>333 North Main Street</w:t>
            </w:r>
          </w:p>
          <w:p w14:paraId="76093719" w14:textId="77777777" w:rsidR="004C693F" w:rsidRDefault="008737C7">
            <w:r>
              <w:rPr>
                <w:sz w:val="20"/>
                <w:szCs w:val="20"/>
              </w:rPr>
              <w:t>China Grove, North Carolina 28023</w:t>
            </w:r>
          </w:p>
        </w:tc>
      </w:tr>
      <w:tr w:rsidR="004C693F" w14:paraId="0754F015" w14:textId="77777777">
        <w:tc>
          <w:tcPr>
            <w:tcW w:w="3240" w:type="dxa"/>
            <w:tcMar>
              <w:top w:w="50" w:type="dxa"/>
              <w:left w:w="90" w:type="dxa"/>
              <w:bottom w:w="50" w:type="dxa"/>
              <w:right w:w="90" w:type="dxa"/>
            </w:tcMar>
            <w:vAlign w:val="center"/>
          </w:tcPr>
          <w:p w14:paraId="6FF9B8B7" w14:textId="77777777" w:rsidR="004C693F" w:rsidRDefault="008737C7">
            <w:r>
              <w:rPr>
                <w:sz w:val="20"/>
                <w:szCs w:val="20"/>
              </w:rPr>
              <w:t>Amount of Bond</w:t>
            </w:r>
          </w:p>
        </w:tc>
        <w:tc>
          <w:tcPr>
            <w:tcW w:w="6120" w:type="dxa"/>
            <w:tcMar>
              <w:top w:w="50" w:type="dxa"/>
              <w:left w:w="90" w:type="dxa"/>
              <w:bottom w:w="50" w:type="dxa"/>
              <w:right w:w="90" w:type="dxa"/>
            </w:tcMar>
            <w:vAlign w:val="center"/>
          </w:tcPr>
          <w:p w14:paraId="5A303B04" w14:textId="77777777" w:rsidR="004C693F" w:rsidRDefault="004C693F"/>
        </w:tc>
      </w:tr>
      <w:tr w:rsidR="004C693F" w14:paraId="324AE460" w14:textId="77777777">
        <w:tc>
          <w:tcPr>
            <w:tcW w:w="3240" w:type="dxa"/>
            <w:tcMar>
              <w:top w:w="50" w:type="dxa"/>
              <w:left w:w="90" w:type="dxa"/>
              <w:bottom w:w="50" w:type="dxa"/>
              <w:right w:w="90" w:type="dxa"/>
            </w:tcMar>
            <w:vAlign w:val="center"/>
          </w:tcPr>
          <w:p w14:paraId="608B111F" w14:textId="77777777" w:rsidR="004C693F" w:rsidRDefault="008737C7">
            <w:r>
              <w:rPr>
                <w:sz w:val="20"/>
                <w:szCs w:val="20"/>
              </w:rPr>
              <w:t>Contract</w:t>
            </w:r>
          </w:p>
        </w:tc>
        <w:tc>
          <w:tcPr>
            <w:tcW w:w="6120" w:type="dxa"/>
            <w:tcMar>
              <w:top w:w="50" w:type="dxa"/>
              <w:left w:w="90" w:type="dxa"/>
              <w:bottom w:w="50" w:type="dxa"/>
              <w:right w:w="90" w:type="dxa"/>
            </w:tcMar>
            <w:vAlign w:val="center"/>
          </w:tcPr>
          <w:p w14:paraId="521CB4A4" w14:textId="77777777" w:rsidR="004C693F" w:rsidRDefault="008737C7">
            <w:r>
              <w:rPr>
                <w:sz w:val="20"/>
                <w:szCs w:val="20"/>
              </w:rPr>
              <w:t xml:space="preserve">That certain contract by and between the Principal and the Contracting Body above named, dated as of the Notice to Proceed Date specified on EXHIBIT “</w:t>
            </w:r>
            <w:del w:id="90009" w:author="Trustblocks draft" w:date="2026-09-27T00:00:00Z">
              <w:r>
                <w:rPr>
                  <w:sz w:val="20"/>
                  <w:szCs w:val="20"/>
                </w:rPr>
                <w:delText xml:space="preserve">K</w:delText>
              </w:r>
            </w:del>
            <w:ins w:id="90010" w:author="Trustblocks draft" w:date="2026-09-27T00:00:00Z">
              <w:r>
                <w:rPr>
                  <w:sz w:val="20"/>
                  <w:szCs w:val="20"/>
                </w:rPr>
                <w:t xml:space="preserve">J</w:t>
              </w:r>
            </w:ins>
            <w:r>
              <w:rPr>
                <w:sz w:val="20"/>
                <w:szCs w:val="20"/>
              </w:rPr>
              <w:t xml:space="preserve">,” for: Street Resurfacing, Contract No. STR-27</w:t>
            </w:r>
          </w:p>
        </w:tc>
      </w:tr>
    </w:tbl>
    <w:p w14:paraId="7E2806D2" w14:textId="77777777" w:rsidR="004C693F" w:rsidRDefault="004C693F">
      <w:pPr>
        <w:spacing w:after="160"/>
      </w:pPr>
    </w:p>
    <w:p w14:paraId="609A9F39" w14:textId="77777777" w:rsidR="004C693F" w:rsidRDefault="008737C7">
      <w:pPr>
        <w:spacing w:after="140"/>
      </w:pPr>
      <w:r>
        <w:t>KNOW ALL PERSONS BY THESE PRESENTS, that we, the PRINCIPAL and SURETY above named, are held and firmly bound unto the above-named Contracting Body in the penal sum of the amount stated above, for the payment of which sum well and truly to be made we bind ourselves, our heirs, executors, administrators, and successors, jointly and severally, firmly by these presents.</w:t>
      </w:r>
    </w:p>
    <w:p w14:paraId="26DB2E24" w14:textId="77777777" w:rsidR="004C693F" w:rsidRDefault="008737C7">
      <w:pPr>
        <w:spacing w:after="140"/>
      </w:pPr>
      <w:r>
        <w:t>THE CONDITION OF THIS OBLIGATION IS SUCH, that whereas the Principal entered into a certain contract with the Contracting Body, identified as shown above and hereto attached;</w:t>
      </w:r>
    </w:p>
    <w:p w14:paraId="4185EC27" w14:textId="77777777" w:rsidR="004C693F" w:rsidRDefault="008737C7">
      <w:pPr>
        <w:spacing w:after="140"/>
      </w:pPr>
      <w:r>
        <w:t>NOW THEREFORE, if the Principal shall promptly pay all persons who have furnished labor, materials, rental equipment, or supplies used or consumed in the performance of the work provided for in said contract, then this obligation shall be void; otherwise it shall remain in full force and virtue.</w:t>
      </w:r>
    </w:p>
    <w:p w14:paraId="49C15C2C" w14:textId="77777777" w:rsidR="004C693F" w:rsidRDefault="008737C7">
      <w:pPr>
        <w:spacing w:after="140"/>
      </w:pPr>
      <w:r>
        <w:t>THIS PAYMENT BOND is made and given pursuant to the requirements and provisions of N.C. Gen. Stat. § 143-129 and Article 3 of Chapter 44A of the General Statutes of North Carolina (N.C. Gen. Stat. §§ 44A-25 through 44A-35), and each and every provision set forth in those statutes is incorporated herein, made a part hereof, and deemed to be conclusively written into this Bond. Claimants are advised of the notice and limitation requirements of N.C. Gen. Stat. §§ 44A-27 and 44A-28.</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4C693F" w14:paraId="62202281" w14:textId="77777777">
        <w:tc>
          <w:tcPr>
            <w:tcW w:w="4680" w:type="dxa"/>
            <w:tcMar>
              <w:top w:w="50" w:type="dxa"/>
              <w:left w:w="90" w:type="dxa"/>
              <w:bottom w:w="50" w:type="dxa"/>
              <w:right w:w="90" w:type="dxa"/>
            </w:tcMar>
            <w:vAlign w:val="center"/>
          </w:tcPr>
          <w:p w14:paraId="19F9F32E" w14:textId="77777777" w:rsidR="004C693F" w:rsidRDefault="008737C7">
            <w:pPr>
              <w:spacing w:after="40"/>
            </w:pPr>
            <w:r>
              <w:rPr>
                <w:sz w:val="20"/>
                <w:szCs w:val="20"/>
              </w:rPr>
              <w:t>WITNESS (Proprietorship or Partnership):</w:t>
            </w:r>
          </w:p>
          <w:p w14:paraId="24F2F478" w14:textId="77777777" w:rsidR="004C693F" w:rsidRDefault="004C693F">
            <w:pPr>
              <w:spacing w:after="40"/>
            </w:pPr>
          </w:p>
          <w:p w14:paraId="17996162" w14:textId="77777777" w:rsidR="004C693F" w:rsidRDefault="008737C7">
            <w:r>
              <w:rPr>
                <w:sz w:val="20"/>
                <w:szCs w:val="20"/>
              </w:rPr>
              <w:t>__________________________________</w:t>
            </w:r>
          </w:p>
        </w:tc>
        <w:tc>
          <w:tcPr>
            <w:tcW w:w="4680" w:type="dxa"/>
            <w:tcMar>
              <w:top w:w="50" w:type="dxa"/>
              <w:left w:w="90" w:type="dxa"/>
              <w:bottom w:w="50" w:type="dxa"/>
              <w:right w:w="90" w:type="dxa"/>
            </w:tcMar>
            <w:vAlign w:val="center"/>
          </w:tcPr>
          <w:p w14:paraId="7239B282" w14:textId="77777777" w:rsidR="004C693F" w:rsidRDefault="008737C7">
            <w:pPr>
              <w:spacing w:after="40"/>
            </w:pPr>
            <w:r>
              <w:rPr>
                <w:sz w:val="20"/>
                <w:szCs w:val="20"/>
              </w:rPr>
              <w:t>Principal (name of individual and trade name, partnership, corporation, or joint venture)</w:t>
            </w:r>
          </w:p>
          <w:p w14:paraId="2A821120" w14:textId="77777777" w:rsidR="004C693F" w:rsidRDefault="004C693F">
            <w:pPr>
              <w:spacing w:after="40"/>
            </w:pPr>
          </w:p>
          <w:p w14:paraId="5AD7C1AE" w14:textId="77777777" w:rsidR="004C693F" w:rsidRDefault="008737C7">
            <w:pPr>
              <w:spacing w:after="40"/>
            </w:pPr>
            <w:r>
              <w:rPr>
                <w:sz w:val="20"/>
                <w:szCs w:val="20"/>
              </w:rPr>
              <w:t>BY: __________________________ (SEAL)</w:t>
            </w:r>
          </w:p>
          <w:p w14:paraId="222E0DE0" w14:textId="77777777" w:rsidR="004C693F" w:rsidRDefault="004C693F">
            <w:pPr>
              <w:spacing w:after="40"/>
            </w:pPr>
          </w:p>
          <w:p w14:paraId="5BD6FFCC" w14:textId="77777777" w:rsidR="004C693F" w:rsidRDefault="008737C7">
            <w:r>
              <w:rPr>
                <w:sz w:val="20"/>
                <w:szCs w:val="20"/>
              </w:rPr>
              <w:t>TITLE: ________________________</w:t>
            </w:r>
          </w:p>
        </w:tc>
      </w:tr>
      <w:tr w:rsidR="004C693F" w14:paraId="36A9B16C" w14:textId="77777777">
        <w:tc>
          <w:tcPr>
            <w:tcW w:w="4680" w:type="dxa"/>
            <w:tcMar>
              <w:top w:w="50" w:type="dxa"/>
              <w:left w:w="90" w:type="dxa"/>
              <w:bottom w:w="50" w:type="dxa"/>
              <w:right w:w="90" w:type="dxa"/>
            </w:tcMar>
            <w:vAlign w:val="center"/>
          </w:tcPr>
          <w:p w14:paraId="05D89033" w14:textId="77777777" w:rsidR="004C693F" w:rsidRDefault="008737C7">
            <w:pPr>
              <w:spacing w:after="40"/>
            </w:pPr>
            <w:r>
              <w:rPr>
                <w:sz w:val="20"/>
                <w:szCs w:val="20"/>
              </w:rPr>
              <w:t>ATTEST (Corporation):</w:t>
            </w:r>
          </w:p>
          <w:p w14:paraId="6020A621" w14:textId="77777777" w:rsidR="004C693F" w:rsidRDefault="004C693F">
            <w:pPr>
              <w:spacing w:after="40"/>
            </w:pPr>
          </w:p>
          <w:p w14:paraId="5F922344" w14:textId="77777777" w:rsidR="004C693F" w:rsidRDefault="008737C7">
            <w:pPr>
              <w:spacing w:after="40"/>
            </w:pPr>
            <w:r>
              <w:rPr>
                <w:sz w:val="20"/>
                <w:szCs w:val="20"/>
              </w:rPr>
              <w:t>BY: ______________________________</w:t>
            </w:r>
          </w:p>
          <w:p w14:paraId="045FDB65" w14:textId="77777777" w:rsidR="004C693F" w:rsidRDefault="004C693F">
            <w:pPr>
              <w:spacing w:after="40"/>
            </w:pPr>
          </w:p>
          <w:p w14:paraId="6C70768C" w14:textId="77777777" w:rsidR="004C693F" w:rsidRDefault="008737C7">
            <w:r>
              <w:rPr>
                <w:sz w:val="20"/>
                <w:szCs w:val="20"/>
              </w:rPr>
              <w:t>TITLE: ___________________________</w:t>
            </w:r>
          </w:p>
        </w:tc>
        <w:tc>
          <w:tcPr>
            <w:tcW w:w="4680" w:type="dxa"/>
            <w:tcMar>
              <w:top w:w="50" w:type="dxa"/>
              <w:left w:w="90" w:type="dxa"/>
              <w:bottom w:w="50" w:type="dxa"/>
              <w:right w:w="90" w:type="dxa"/>
            </w:tcMar>
            <w:vAlign w:val="center"/>
          </w:tcPr>
          <w:p w14:paraId="3180D64A" w14:textId="77777777" w:rsidR="004C693F" w:rsidRDefault="008737C7">
            <w:r>
              <w:rPr>
                <w:sz w:val="20"/>
                <w:szCs w:val="20"/>
              </w:rPr>
              <w:t>(Corporate Seal of Principal)</w:t>
            </w:r>
          </w:p>
        </w:tc>
      </w:tr>
      <w:tr w:rsidR="004C693F" w14:paraId="13E88F90" w14:textId="77777777">
        <w:tc>
          <w:tcPr>
            <w:tcW w:w="4680" w:type="dxa"/>
            <w:tcMar>
              <w:top w:w="50" w:type="dxa"/>
              <w:left w:w="90" w:type="dxa"/>
              <w:bottom w:w="50" w:type="dxa"/>
              <w:right w:w="90" w:type="dxa"/>
            </w:tcMar>
            <w:vAlign w:val="center"/>
          </w:tcPr>
          <w:p w14:paraId="27083C3A" w14:textId="77777777" w:rsidR="004C693F" w:rsidRDefault="008737C7">
            <w:pPr>
              <w:spacing w:after="40"/>
            </w:pPr>
            <w:r>
              <w:rPr>
                <w:sz w:val="20"/>
                <w:szCs w:val="20"/>
              </w:rPr>
              <w:t>WITNESS:</w:t>
            </w:r>
          </w:p>
          <w:p w14:paraId="01FB3532" w14:textId="77777777" w:rsidR="004C693F" w:rsidRDefault="004C693F">
            <w:pPr>
              <w:spacing w:after="40"/>
            </w:pPr>
          </w:p>
          <w:p w14:paraId="1D347484" w14:textId="77777777" w:rsidR="004C693F" w:rsidRDefault="008737C7">
            <w:r>
              <w:rPr>
                <w:sz w:val="20"/>
                <w:szCs w:val="20"/>
              </w:rPr>
              <w:t>__________________________________</w:t>
            </w:r>
          </w:p>
        </w:tc>
        <w:tc>
          <w:tcPr>
            <w:tcW w:w="4680" w:type="dxa"/>
            <w:tcMar>
              <w:top w:w="50" w:type="dxa"/>
              <w:left w:w="90" w:type="dxa"/>
              <w:bottom w:w="50" w:type="dxa"/>
              <w:right w:w="90" w:type="dxa"/>
            </w:tcMar>
            <w:vAlign w:val="center"/>
          </w:tcPr>
          <w:p w14:paraId="0066AC06" w14:textId="77777777" w:rsidR="004C693F" w:rsidRDefault="008737C7">
            <w:pPr>
              <w:spacing w:after="40"/>
            </w:pPr>
            <w:r>
              <w:rPr>
                <w:sz w:val="20"/>
                <w:szCs w:val="20"/>
              </w:rPr>
              <w:t>Surety (name of surety company)</w:t>
            </w:r>
          </w:p>
          <w:p w14:paraId="7DE211E8" w14:textId="77777777" w:rsidR="004C693F" w:rsidRDefault="004C693F">
            <w:pPr>
              <w:spacing w:after="40"/>
            </w:pPr>
          </w:p>
          <w:p w14:paraId="64D5E62B" w14:textId="77777777" w:rsidR="004C693F" w:rsidRDefault="008737C7">
            <w:pPr>
              <w:spacing w:after="40"/>
            </w:pPr>
            <w:r>
              <w:rPr>
                <w:sz w:val="20"/>
                <w:szCs w:val="20"/>
              </w:rPr>
              <w:t>BY: ______________________________</w:t>
            </w:r>
          </w:p>
          <w:p w14:paraId="7CEBF5A1" w14:textId="77777777" w:rsidR="004C693F" w:rsidRDefault="004C693F">
            <w:pPr>
              <w:spacing w:after="40"/>
            </w:pPr>
          </w:p>
          <w:p w14:paraId="033B24EB" w14:textId="77777777" w:rsidR="004C693F" w:rsidRDefault="008737C7">
            <w:pPr>
              <w:spacing w:after="40"/>
            </w:pPr>
            <w:r>
              <w:rPr>
                <w:sz w:val="20"/>
                <w:szCs w:val="20"/>
              </w:rPr>
              <w:lastRenderedPageBreak/>
              <w:t>TITLE: Attorney-in-Fact</w:t>
            </w:r>
          </w:p>
          <w:p w14:paraId="0F03EF91" w14:textId="77777777" w:rsidR="004C693F" w:rsidRDefault="004C693F">
            <w:pPr>
              <w:spacing w:after="40"/>
            </w:pPr>
          </w:p>
          <w:p w14:paraId="250A36E4" w14:textId="77777777" w:rsidR="004C693F" w:rsidRDefault="008737C7">
            <w:r>
              <w:rPr>
                <w:sz w:val="20"/>
                <w:szCs w:val="20"/>
              </w:rPr>
              <w:t>(Corporate Seal of Surety)</w:t>
            </w:r>
          </w:p>
        </w:tc>
      </w:tr>
      <w:tr w:rsidR="004C693F" w14:paraId="3A837EFC" w14:textId="77777777">
        <w:tc>
          <w:tcPr>
            <w:tcW w:w="4680" w:type="dxa"/>
            <w:tcMar>
              <w:top w:w="50" w:type="dxa"/>
              <w:left w:w="90" w:type="dxa"/>
              <w:bottom w:w="50" w:type="dxa"/>
              <w:right w:w="90" w:type="dxa"/>
            </w:tcMar>
            <w:vAlign w:val="center"/>
          </w:tcPr>
          <w:p w14:paraId="5BD84CC5" w14:textId="77777777" w:rsidR="004C693F" w:rsidRDefault="008737C7">
            <w:pPr>
              <w:spacing w:after="40"/>
            </w:pPr>
            <w:r>
              <w:rPr>
                <w:sz w:val="20"/>
                <w:szCs w:val="20"/>
              </w:rPr>
              <w:lastRenderedPageBreak/>
              <w:t>COUNTERSIGNED:</w:t>
            </w:r>
          </w:p>
          <w:p w14:paraId="14060A05" w14:textId="77777777" w:rsidR="004C693F" w:rsidRDefault="004C693F">
            <w:pPr>
              <w:spacing w:after="40"/>
            </w:pPr>
          </w:p>
          <w:p w14:paraId="46BB1D3C" w14:textId="77777777" w:rsidR="004C693F" w:rsidRDefault="008737C7">
            <w:pPr>
              <w:spacing w:after="40"/>
            </w:pPr>
            <w:r>
              <w:rPr>
                <w:sz w:val="20"/>
                <w:szCs w:val="20"/>
              </w:rPr>
              <w:t>__________________________________</w:t>
            </w:r>
          </w:p>
          <w:p w14:paraId="135D6236" w14:textId="77777777" w:rsidR="004C693F" w:rsidRDefault="008737C7">
            <w:r>
              <w:rPr>
                <w:sz w:val="20"/>
                <w:szCs w:val="20"/>
              </w:rPr>
              <w:t>N.C. Licensed Resident Agent</w:t>
            </w:r>
          </w:p>
        </w:tc>
        <w:tc>
          <w:tcPr>
            <w:tcW w:w="4680" w:type="dxa"/>
            <w:tcMar>
              <w:top w:w="50" w:type="dxa"/>
              <w:left w:w="90" w:type="dxa"/>
              <w:bottom w:w="50" w:type="dxa"/>
              <w:right w:w="90" w:type="dxa"/>
            </w:tcMar>
            <w:vAlign w:val="center"/>
          </w:tcPr>
          <w:p w14:paraId="008D7C2D" w14:textId="77777777" w:rsidR="004C693F" w:rsidRDefault="008737C7">
            <w:pPr>
              <w:spacing w:after="40"/>
            </w:pPr>
            <w:r>
              <w:rPr>
                <w:sz w:val="20"/>
                <w:szCs w:val="20"/>
              </w:rPr>
              <w:t>(Address of Attorney-in-Fact)</w:t>
            </w:r>
          </w:p>
          <w:p w14:paraId="4EE1738F" w14:textId="77777777" w:rsidR="004C693F" w:rsidRDefault="004C693F">
            <w:pPr>
              <w:spacing w:after="40"/>
            </w:pPr>
          </w:p>
          <w:p w14:paraId="3A1B0B0B" w14:textId="77777777" w:rsidR="004C693F" w:rsidRDefault="008737C7">
            <w:r>
              <w:rPr>
                <w:sz w:val="20"/>
                <w:szCs w:val="20"/>
              </w:rPr>
              <w:t>__________________________________</w:t>
            </w:r>
          </w:p>
        </w:tc>
      </w:tr>
    </w:tbl>
    <w:p w14:paraId="61AB6927" w14:textId="77777777" w:rsidR="004C693F" w:rsidRDefault="008737C7">
      <w:r>
        <w:br w:type="page"/>
      </w:r>
    </w:p>
    <w:p w14:paraId="07EDF4AF" w14:textId="77777777" w:rsidR="004C693F" w:rsidRDefault="008737C7">
      <w:pPr>
        <w:keepNext/>
        <w:spacing w:after="200"/>
        <w:jc w:val="center"/>
      </w:pPr>
      <w:r>
        <w:rPr>
          <w:b/>
          <w:bCs/>
          <w:sz w:val="28"/>
          <w:szCs w:val="28"/>
          <w:u w:val="single"/>
        </w:rPr>
        <w:lastRenderedPageBreak/>
        <w:t>BID BOND</w:t>
      </w:r>
    </w:p>
    <w:p w14:paraId="4ED0862F" w14:textId="77777777" w:rsidR="004C693F" w:rsidRDefault="008737C7">
      <w:pPr>
        <w:spacing w:after="140"/>
      </w:pPr>
      <w:r>
        <w:t>KNOW ALL PERSONS BY THESE PRESENTS, that we, ______________________________________ as Principal, and ______________________________________ as Surety, are held and firmly bound unto the TOWN OF CHINA GROVE, North Carolina, as Obligee, in the sum of five percent (5%) of the total amount of the accompanying bid, for the payment of which sum we bind ourselves, our heirs, executors, administrators, successors, and assigns, jointly and severally, firmly by these presents.</w:t>
      </w:r>
    </w:p>
    <w:p w14:paraId="30B8A426" w14:textId="77777777" w:rsidR="004C693F" w:rsidRDefault="008737C7">
      <w:pPr>
        <w:spacing w:after="140"/>
      </w:pPr>
      <w:r>
        <w:t>THE CONDITION OF THIS OBLIGATION IS SUCH, that whereas the Principal has submitted the accompanying bid dated ____________________, 2026, for Street Resurfacing, Contract No. STR-27;</w:t>
      </w:r>
    </w:p>
    <w:p w14:paraId="367E0EF0" w14:textId="77777777" w:rsidR="004C693F" w:rsidRDefault="008737C7">
      <w:pPr>
        <w:spacing w:after="140"/>
      </w:pPr>
      <w:r>
        <w:t>NOW THEREFORE, if the Obligee shall accept the bid of the Principal and the Principal shall enter into a contract with the Obligee in accordance with the terms of such bid and give such bonds as may be specified in the bidding or contract documents, with good and sufficient surety, within the time specified in the Bid Form, or if the Principal shall fail to do so and shall pay to the Obligee the difference not to exceed the penalty hereof between the amount specified in said bid and such larger amount for which the Obligee may in good faith contract with another party to perform the work covered by said bid, then this obligation shall be void; otherwise it shall remain in full force and effect.</w:t>
      </w:r>
    </w:p>
    <w:p w14:paraId="1D0FCB75" w14:textId="77777777" w:rsidR="004C693F" w:rsidRDefault="008737C7">
      <w:pPr>
        <w:spacing w:after="140"/>
      </w:pPr>
      <w:r>
        <w:t>This Bid Bond is given pursuant to N.C. Gen. Stat. § 143-129(b).</w:t>
      </w:r>
    </w:p>
    <w:p w14:paraId="01FCF8D0" w14:textId="77777777" w:rsidR="004C693F" w:rsidRDefault="008737C7">
      <w:pPr>
        <w:spacing w:after="200"/>
      </w:pPr>
      <w:r>
        <w:t>Signed and sealed this ______ day of ____________________, 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4C693F" w14:paraId="3F288E56" w14:textId="77777777">
        <w:tc>
          <w:tcPr>
            <w:tcW w:w="4680" w:type="dxa"/>
            <w:tcMar>
              <w:top w:w="50" w:type="dxa"/>
              <w:left w:w="90" w:type="dxa"/>
              <w:bottom w:w="50" w:type="dxa"/>
              <w:right w:w="90" w:type="dxa"/>
            </w:tcMar>
            <w:vAlign w:val="center"/>
          </w:tcPr>
          <w:p w14:paraId="60E1E49B" w14:textId="77777777" w:rsidR="004C693F" w:rsidRDefault="008737C7">
            <w:pPr>
              <w:spacing w:after="40"/>
            </w:pPr>
            <w:r>
              <w:rPr>
                <w:sz w:val="20"/>
                <w:szCs w:val="20"/>
              </w:rPr>
              <w:t>PRINCIPAL:</w:t>
            </w:r>
          </w:p>
          <w:p w14:paraId="550BEC1F" w14:textId="77777777" w:rsidR="004C693F" w:rsidRDefault="004C693F">
            <w:pPr>
              <w:spacing w:after="40"/>
            </w:pPr>
          </w:p>
          <w:p w14:paraId="456E3BA0" w14:textId="77777777" w:rsidR="004C693F" w:rsidRDefault="008737C7">
            <w:pPr>
              <w:spacing w:after="40"/>
            </w:pPr>
            <w:r>
              <w:rPr>
                <w:sz w:val="20"/>
                <w:szCs w:val="20"/>
              </w:rPr>
              <w:t>__________________________________</w:t>
            </w:r>
          </w:p>
          <w:p w14:paraId="30F24537" w14:textId="77777777" w:rsidR="004C693F" w:rsidRDefault="004C693F">
            <w:pPr>
              <w:spacing w:after="40"/>
            </w:pPr>
          </w:p>
          <w:p w14:paraId="59560B85" w14:textId="77777777" w:rsidR="004C693F" w:rsidRDefault="008737C7">
            <w:pPr>
              <w:spacing w:after="40"/>
            </w:pPr>
            <w:r>
              <w:rPr>
                <w:sz w:val="20"/>
                <w:szCs w:val="20"/>
              </w:rPr>
              <w:t>BY: ______________________________</w:t>
            </w:r>
          </w:p>
          <w:p w14:paraId="5504E487" w14:textId="77777777" w:rsidR="004C693F" w:rsidRDefault="004C693F">
            <w:pPr>
              <w:spacing w:after="40"/>
            </w:pPr>
          </w:p>
          <w:p w14:paraId="37BFE882" w14:textId="77777777" w:rsidR="004C693F" w:rsidRDefault="008737C7">
            <w:pPr>
              <w:spacing w:after="40"/>
            </w:pPr>
            <w:r>
              <w:rPr>
                <w:sz w:val="20"/>
                <w:szCs w:val="20"/>
              </w:rPr>
              <w:t>TITLE: ___________________________</w:t>
            </w:r>
          </w:p>
          <w:p w14:paraId="5847986B" w14:textId="77777777" w:rsidR="004C693F" w:rsidRDefault="004C693F">
            <w:pPr>
              <w:spacing w:after="40"/>
            </w:pPr>
          </w:p>
          <w:p w14:paraId="4DAF2EDE" w14:textId="77777777" w:rsidR="004C693F" w:rsidRDefault="008737C7">
            <w:r>
              <w:rPr>
                <w:sz w:val="20"/>
                <w:szCs w:val="20"/>
              </w:rPr>
              <w:t>(SEAL)</w:t>
            </w:r>
          </w:p>
        </w:tc>
        <w:tc>
          <w:tcPr>
            <w:tcW w:w="4680" w:type="dxa"/>
            <w:tcMar>
              <w:top w:w="50" w:type="dxa"/>
              <w:left w:w="90" w:type="dxa"/>
              <w:bottom w:w="50" w:type="dxa"/>
              <w:right w:w="90" w:type="dxa"/>
            </w:tcMar>
            <w:vAlign w:val="center"/>
          </w:tcPr>
          <w:p w14:paraId="54A5C700" w14:textId="77777777" w:rsidR="004C693F" w:rsidRDefault="008737C7">
            <w:pPr>
              <w:spacing w:after="40"/>
            </w:pPr>
            <w:r>
              <w:rPr>
                <w:sz w:val="20"/>
                <w:szCs w:val="20"/>
              </w:rPr>
              <w:t>SURETY:</w:t>
            </w:r>
          </w:p>
          <w:p w14:paraId="76D0285C" w14:textId="77777777" w:rsidR="004C693F" w:rsidRDefault="004C693F">
            <w:pPr>
              <w:spacing w:after="40"/>
            </w:pPr>
          </w:p>
          <w:p w14:paraId="2AA937B3" w14:textId="77777777" w:rsidR="004C693F" w:rsidRDefault="008737C7">
            <w:pPr>
              <w:spacing w:after="40"/>
            </w:pPr>
            <w:r>
              <w:rPr>
                <w:sz w:val="20"/>
                <w:szCs w:val="20"/>
              </w:rPr>
              <w:t>__________________________________</w:t>
            </w:r>
          </w:p>
          <w:p w14:paraId="38CAA59F" w14:textId="77777777" w:rsidR="004C693F" w:rsidRDefault="004C693F">
            <w:pPr>
              <w:spacing w:after="40"/>
            </w:pPr>
          </w:p>
          <w:p w14:paraId="51408533" w14:textId="77777777" w:rsidR="004C693F" w:rsidRDefault="008737C7">
            <w:pPr>
              <w:spacing w:after="40"/>
            </w:pPr>
            <w:r>
              <w:rPr>
                <w:sz w:val="20"/>
                <w:szCs w:val="20"/>
              </w:rPr>
              <w:t>BY: ______________________________</w:t>
            </w:r>
          </w:p>
          <w:p w14:paraId="3342D776" w14:textId="77777777" w:rsidR="004C693F" w:rsidRDefault="008737C7">
            <w:pPr>
              <w:spacing w:after="40"/>
            </w:pPr>
            <w:r>
              <w:rPr>
                <w:sz w:val="20"/>
                <w:szCs w:val="20"/>
              </w:rPr>
              <w:t>Attorney-in-Fact</w:t>
            </w:r>
          </w:p>
          <w:p w14:paraId="26508CDB" w14:textId="77777777" w:rsidR="004C693F" w:rsidRDefault="004C693F">
            <w:pPr>
              <w:spacing w:after="40"/>
            </w:pPr>
          </w:p>
          <w:p w14:paraId="7B386FDE" w14:textId="77777777" w:rsidR="004C693F" w:rsidRDefault="008737C7">
            <w:r>
              <w:rPr>
                <w:sz w:val="20"/>
                <w:szCs w:val="20"/>
              </w:rPr>
              <w:t>(SEAL)</w:t>
            </w:r>
          </w:p>
        </w:tc>
      </w:tr>
    </w:tbl>
    <w:p w14:paraId="11E9484B" w14:textId="77777777" w:rsidR="004C693F" w:rsidRDefault="008737C7">
      <w:r>
        <w:br w:type="page"/>
      </w:r>
    </w:p>
    <w:p w14:paraId="3D8730ED" w14:textId="77777777" w:rsidR="004C693F" w:rsidRDefault="008737C7">
      <w:pPr>
        <w:spacing w:after="60"/>
        <w:jc w:val="center"/>
      </w:pPr>
      <w:r>
        <w:rPr>
          <w:b/>
          <w:bCs/>
        </w:rPr>
        <w:lastRenderedPageBreak/>
        <w:t>TOWN OF CHINA GROVE — PUBLIC WORKS DEPARTMENT</w:t>
      </w:r>
    </w:p>
    <w:p w14:paraId="066CB91C" w14:textId="77777777" w:rsidR="004C693F" w:rsidRDefault="008737C7">
      <w:pPr>
        <w:keepNext/>
        <w:spacing w:after="80"/>
        <w:jc w:val="center"/>
      </w:pPr>
      <w:r>
        <w:rPr>
          <w:b/>
          <w:bCs/>
          <w:sz w:val="28"/>
          <w:szCs w:val="28"/>
          <w:u w:val="single"/>
        </w:rPr>
        <w:t>EXHIBIT “G”</w:t>
      </w:r>
    </w:p>
    <w:p w14:paraId="140625D1" w14:textId="77777777" w:rsidR="004C693F" w:rsidRDefault="008737C7">
      <w:pPr>
        <w:spacing w:after="40"/>
        <w:jc w:val="center"/>
      </w:pPr>
      <w:r>
        <w:rPr>
          <w:b/>
          <w:bCs/>
          <w:sz w:val="23"/>
          <w:szCs w:val="23"/>
        </w:rPr>
        <w:t>GENERAL CONDITIONS, BID FORM, and DEBARRED FIRMS CERTIFICATION FORM</w:t>
      </w:r>
    </w:p>
    <w:p w14:paraId="4AE570B5" w14:textId="77777777" w:rsidR="004C693F" w:rsidRDefault="008737C7">
      <w:pPr>
        <w:spacing w:after="240"/>
        <w:jc w:val="center"/>
      </w:pPr>
      <w:r>
        <w:rPr>
          <w:b/>
          <w:bCs/>
          <w:sz w:val="23"/>
          <w:szCs w:val="23"/>
        </w:rPr>
        <w:t>for Street Resurfacing, Contract No. STR-27</w:t>
      </w:r>
    </w:p>
    <w:p w14:paraId="5F21A8EB" w14:textId="77777777" w:rsidR="004C693F" w:rsidRDefault="008737C7">
      <w:pPr>
        <w:spacing w:after="140"/>
      </w:pPr>
      <w:r>
        <w:t>The Town of China Grove is soliciting formal bids under N.C. Gen. Stat. § 143-129 from interested, licensed contractors for crack and joint sealing, patching, leveling, milling, resurfacing, re-striping, re-marking, re-installation of permanent raised pavement markings, and incidental concrete work on designated streets in the Town of China Grove as identified by the Public Works Department, including mobilizations and demobilizations, all labor, permits, licenses, certifications, tools, equipment, materials, traffic control and work zone safety operations, infrastructure removals and resettings, debris removal, cleanup, disposal, testing, touch-up repairs, and all else required as necessary in accordance with the Contract documents to the satisfaction of the Director and the Town of China Grove. If you wish to place a bid on this work, complete the Bid Form that follows and return it in the Contract document book at the address listed therein.</w:t>
      </w:r>
    </w:p>
    <w:p w14:paraId="295A1F0E" w14:textId="77777777" w:rsidR="004C693F" w:rsidRDefault="008737C7">
      <w:pPr>
        <w:keepNext/>
        <w:spacing w:before="160" w:after="100"/>
      </w:pPr>
      <w:r>
        <w:rPr>
          <w:b/>
          <w:bCs/>
        </w:rPr>
        <w:t>1) Definitions</w:t>
      </w:r>
    </w:p>
    <w:p w14:paraId="01663435" w14:textId="77777777" w:rsidR="004C693F" w:rsidRDefault="008737C7">
      <w:pPr>
        <w:spacing w:after="80"/>
        <w:ind w:left="360"/>
      </w:pPr>
      <w:r>
        <w:rPr>
          <w:b/>
          <w:bCs/>
        </w:rPr>
        <w:t xml:space="preserve">Bidder — </w:t>
      </w:r>
      <w:r>
        <w:t>An individual, partnership, firm, corporation, limited liability company, or joint venture formally submitting a bid for the work contemplated.</w:t>
      </w:r>
    </w:p>
    <w:p w14:paraId="48ED79BE" w14:textId="77777777" w:rsidR="004C693F" w:rsidRDefault="008737C7">
      <w:pPr>
        <w:spacing w:after="80"/>
        <w:ind w:left="360"/>
      </w:pPr>
      <w:r>
        <w:rPr>
          <w:b/>
          <w:bCs/>
        </w:rPr>
        <w:t xml:space="preserve">Town — </w:t>
      </w:r>
      <w:r>
        <w:t>The Town of China Grove, North Carolina.</w:t>
      </w:r>
    </w:p>
    <w:p w14:paraId="59645978" w14:textId="77777777" w:rsidR="004C693F" w:rsidRDefault="008737C7">
      <w:pPr>
        <w:spacing w:after="80"/>
        <w:ind w:left="360"/>
      </w:pPr>
      <w:r>
        <w:rPr>
          <w:b/>
          <w:bCs/>
        </w:rPr>
        <w:t xml:space="preserve">Council — </w:t>
      </w:r>
      <w:r>
        <w:t>The Town Council of the Town of China Grove.</w:t>
      </w:r>
    </w:p>
    <w:p w14:paraId="79C94807" w14:textId="77777777" w:rsidR="004C693F" w:rsidRDefault="008737C7">
      <w:pPr>
        <w:spacing w:after="80"/>
        <w:ind w:left="360"/>
      </w:pPr>
      <w:r>
        <w:rPr>
          <w:b/>
          <w:bCs/>
        </w:rPr>
        <w:t xml:space="preserve">Contract — </w:t>
      </w:r>
      <w:r>
        <w:t>The executed agreement between the Town of China Grove and the successful Bidder, covering the performance of the work and the compensation therefor. The term is all-inclusive with reference to all written agreements affecting a contractual relationship and all documents referred to therein, and specifically includes the Bid Form, the printed Contract form and all attachments, the contract bonds, insurance forms, the Standard Specifications and all supplemental specifications, the General Conditions, and all executed supplemental agreements, all of which constitute one instrument.</w:t>
      </w:r>
    </w:p>
    <w:p w14:paraId="39DD22EA" w14:textId="77777777" w:rsidR="004C693F" w:rsidRDefault="008737C7">
      <w:pPr>
        <w:spacing w:after="80"/>
        <w:ind w:left="360"/>
      </w:pPr>
      <w:r>
        <w:rPr>
          <w:b/>
          <w:bCs/>
        </w:rPr>
        <w:t xml:space="preserve">Contractor — </w:t>
      </w:r>
      <w:r>
        <w:t>The Contractor named in the contract documents.</w:t>
      </w:r>
    </w:p>
    <w:p>
      <w:pPr>
        <w:spacing w:after="80"/>
        <w:ind w:left="360"/>
        <w:rPr>
          <w:ins w:id="90029" w:author="Trustblocks draft" w:date="2026-09-27T00:00:00Z"/>
        </w:rPr>
      </w:pPr>
      <w:ins w:id="90030" w:author="Trustblocks draft" w:date="2026-09-27T00:00:00Z">
        <w:r>
          <w:rPr>
            <w:b/>
            <w:bCs/>
          </w:rPr>
          <w:t xml:space="preserve">Certificate of Final Acceptance — </w:t>
        </w:r>
        <w:r>
          <w:t xml:space="preserve">A written certificate, signed by the Director and the Town Manager, stating the date on which the Work was finally accepted. The Town shall issue it, or state in writing what remains to be done, within [thirty (30)] days after the Contractor's written notice that the Work is complete. The warranty under Sec. 9(a) runs from that date.</w:t>
        </w:r>
      </w:ins>
    </w:p>
    <w:p w14:paraId="739133E9" w14:textId="77777777" w:rsidR="004C693F" w:rsidRDefault="008737C7">
      <w:pPr>
        <w:spacing w:after="80"/>
        <w:ind w:left="360"/>
      </w:pPr>
      <w:r>
        <w:rPr>
          <w:b/>
          <w:bCs/>
        </w:rPr>
        <w:t xml:space="preserve">Designated Representative (or Designee) — </w:t>
      </w:r>
      <w:del w:id="90027" w:author="Trustblocks draft" w:date="2026-09-27T00:00:00Z">
        <w:r>
          <w:delText xml:space="preserve">An individual or individuals appointed and authorized to represent the Director.</w:delText>
        </w:r>
      </w:del>
      <w:ins w:id="90028" w:author="Trustblocks draft" w:date="2026-09-27T00:00:00Z">
        <w:r>
          <w:t xml:space="preserve">An individual appointed in writing by the Director, which writing identifies the contract, the authority delegated, and the period of the appointment.</w:t>
        </w:r>
      </w:ins>
    </w:p>
    <w:p w14:paraId="248167BC" w14:textId="77777777" w:rsidR="004C693F" w:rsidRDefault="008737C7">
      <w:pPr>
        <w:spacing w:after="80"/>
        <w:ind w:left="360"/>
      </w:pPr>
      <w:r>
        <w:rPr>
          <w:b/>
          <w:bCs/>
        </w:rPr>
        <w:t xml:space="preserve">Director — </w:t>
      </w:r>
      <w:r>
        <w:t>The Town of China Grove Director of Public Works or the Director's designated representative.</w:t>
      </w:r>
    </w:p>
    <w:p>
      <w:pPr>
        <w:spacing w:after="80"/>
        <w:ind w:left="360"/>
        <w:rPr>
          <w:ins w:id="90031" w:author="Trustblocks draft" w:date="2026-09-27T00:00:00Z"/>
        </w:rPr>
      </w:pPr>
      <w:ins w:id="90032" w:author="Trustblocks draft" w:date="2026-09-27T00:00:00Z">
        <w:r>
          <w:rPr>
            <w:b/>
            <w:bCs/>
          </w:rPr>
          <w:t xml:space="preserve">Engineer — </w:t>
        </w:r>
        <w:r>
          <w:t xml:space="preserve">A professional engineer licensed in North Carolina whom the Town designates in writing to inspect and certify the Work, or the Town's own engineer.</w:t>
        </w:r>
      </w:ins>
    </w:p>
    <w:p>
      <w:pPr>
        <w:spacing w:after="80"/>
        <w:ind w:left="360"/>
        <w:rPr>
          <w:ins w:id="90033" w:author="Trustblocks draft" w:date="2026-09-27T00:00:00Z"/>
        </w:rPr>
      </w:pPr>
      <w:ins w:id="90034" w:author="Trustblocks draft" w:date="2026-09-27T00:00:00Z">
        <w:r>
          <w:rPr>
            <w:b/>
            <w:bCs/>
          </w:rPr>
          <w:t xml:space="preserve">Inspection Certificate — </w:t>
        </w:r>
        <w:r>
          <w:t xml:space="preserve">A written certificate, signed by the Engineer or the Director, identifying the pay items and quantities inspected; the quantities approved as complete; the quantities rejected, with the reasons; the tests relied on; and the date of inspection. A certificate issued by a person other than a Town officer takes effect when the Director certifies its receipt.</w:t>
        </w:r>
      </w:ins>
    </w:p>
    <w:p w14:paraId="137554F7" w14:textId="77777777" w:rsidR="004C693F" w:rsidRDefault="008737C7">
      <w:pPr>
        <w:spacing w:after="80"/>
        <w:ind w:left="360"/>
      </w:pPr>
      <w:r>
        <w:rPr>
          <w:b/>
          <w:bCs/>
        </w:rPr>
        <w:t xml:space="preserve">Manager — </w:t>
      </w:r>
      <w:r>
        <w:t>The Town Manager of the Town of China Grove.</w:t>
      </w:r>
    </w:p>
    <w:p w14:paraId="17494E04" w14:textId="77777777" w:rsidR="004C693F" w:rsidRDefault="008737C7">
      <w:pPr>
        <w:spacing w:after="80"/>
        <w:ind w:left="360"/>
      </w:pPr>
      <w:r>
        <w:rPr>
          <w:b/>
          <w:bCs/>
        </w:rPr>
        <w:t xml:space="preserve">MUTCD — </w:t>
      </w:r>
      <w:r>
        <w:t>Manual on Uniform Traffic Control Devices, latest edition, together with all addenda, including the North Carolina Supplement to the MUTCD.</w:t>
      </w:r>
    </w:p>
    <w:p w14:paraId="7242B176" w14:textId="77777777" w:rsidR="004C693F" w:rsidRDefault="008737C7">
      <w:pPr>
        <w:spacing w:after="80"/>
        <w:ind w:left="360"/>
      </w:pPr>
      <w:r>
        <w:rPr>
          <w:b/>
          <w:bCs/>
        </w:rPr>
        <w:t xml:space="preserve">OSHA — </w:t>
      </w:r>
      <w:r>
        <w:t>Occupational Safety and Health Administration.</w:t>
      </w:r>
    </w:p>
    <w:p w14:paraId="039EFD0C" w14:textId="77777777" w:rsidR="004C693F" w:rsidRDefault="008737C7">
      <w:pPr>
        <w:spacing w:after="80"/>
        <w:ind w:left="360"/>
      </w:pPr>
      <w:r>
        <w:rPr>
          <w:b/>
          <w:bCs/>
        </w:rPr>
        <w:t xml:space="preserve">NCDOT — </w:t>
      </w:r>
      <w:r>
        <w:t>North Carolina Department of Transportation.</w:t>
      </w:r>
    </w:p>
    <w:p w14:paraId="055E6E89" w14:textId="77777777" w:rsidR="004C693F" w:rsidRDefault="008737C7">
      <w:pPr>
        <w:spacing w:after="80"/>
        <w:ind w:left="360"/>
      </w:pPr>
      <w:r>
        <w:rPr>
          <w:b/>
          <w:bCs/>
        </w:rPr>
        <w:t xml:space="preserve">Proposal Requirements — </w:t>
      </w:r>
      <w:r>
        <w:t>The legal and procedural documents, any General and Special Conditions, together with modifications thereof, and Standard Specifications requirements, with all addenda thereto.</w:t>
      </w:r>
    </w:p>
    <w:p w14:paraId="12C32197" w14:textId="77777777" w:rsidR="004C693F" w:rsidRDefault="008737C7">
      <w:pPr>
        <w:spacing w:after="80"/>
        <w:ind w:left="360"/>
      </w:pPr>
      <w:r>
        <w:rPr>
          <w:b/>
          <w:bCs/>
        </w:rPr>
        <w:t xml:space="preserve">Standard Drawings — </w:t>
      </w:r>
      <w:r>
        <w:t>NCDOT “Roadway Standard Drawings,” latest edition, with all addenda thereto.</w:t>
      </w:r>
    </w:p>
    <w:p w14:paraId="62EC4A96" w14:textId="77777777" w:rsidR="004C693F" w:rsidRDefault="008737C7">
      <w:pPr>
        <w:spacing w:after="80"/>
        <w:ind w:left="360"/>
      </w:pPr>
      <w:r>
        <w:rPr>
          <w:b/>
          <w:bCs/>
        </w:rPr>
        <w:t xml:space="preserve">Standard Specifications — </w:t>
      </w:r>
      <w:r>
        <w:t>NCDOT “Standard Specifications for Roads and Structures,” latest edition, with all addenda thereto.</w:t>
      </w:r>
    </w:p>
    <w:p w14:paraId="1DF64731" w14:textId="77777777" w:rsidR="004C693F" w:rsidRDefault="008737C7">
      <w:pPr>
        <w:spacing w:after="80"/>
        <w:ind w:left="360"/>
      </w:pPr>
      <w:r>
        <w:rPr>
          <w:b/>
          <w:bCs/>
        </w:rPr>
        <w:lastRenderedPageBreak/>
        <w:t xml:space="preserve">Subcontractor — </w:t>
      </w:r>
      <w:r>
        <w:t>Any person, firm, partnership, corporation, or limited liability company with a direct contract with the Contractor that acts for or on behalf of the Contractor in executing any part of the contract, but does not include one who merely furnishes materials.</w:t>
      </w:r>
    </w:p>
    <w:p w14:paraId="0C15EF75" w14:textId="77777777" w:rsidR="004C693F" w:rsidRDefault="008737C7">
      <w:pPr>
        <w:spacing w:after="80"/>
        <w:ind w:left="360"/>
      </w:pPr>
      <w:r>
        <w:rPr>
          <w:b/>
          <w:bCs/>
        </w:rPr>
        <w:t xml:space="preserve">Public Works Department — </w:t>
      </w:r>
      <w:r>
        <w:t>The Town of China Grove Public Works Department.</w:t>
      </w:r>
    </w:p>
    <w:p w14:paraId="40900803" w14:textId="77777777" w:rsidR="004C693F" w:rsidRDefault="008737C7">
      <w:pPr>
        <w:spacing w:after="80"/>
        <w:ind w:left="360"/>
      </w:pPr>
      <w:r>
        <w:rPr>
          <w:b/>
          <w:bCs/>
        </w:rPr>
        <w:t xml:space="preserve">Work — </w:t>
      </w:r>
      <w:r>
        <w:t>The entire completed service or the various separately identifiable parts, labor, material, or requirements thereof needed to perform under the contract documents to the satisfaction of the Town.</w:t>
      </w:r>
    </w:p>
    <w:p w14:paraId="709030E1" w14:textId="77777777" w:rsidR="004C693F" w:rsidRDefault="008737C7">
      <w:pPr>
        <w:keepNext/>
        <w:spacing w:before="160" w:after="100"/>
      </w:pPr>
      <w:r>
        <w:rPr>
          <w:b/>
          <w:bCs/>
        </w:rPr>
        <w:t>2) Project Information</w:t>
      </w:r>
    </w:p>
    <w:p w14:paraId="66B0271D" w14:textId="77777777" w:rsidR="004C693F" w:rsidRDefault="008737C7">
      <w:pPr>
        <w:spacing w:after="140"/>
      </w:pPr>
      <w:r>
        <w:t>The work under this contract includes, but is not limited to, the selected Contractor performing specified work such as crack and joint sealing, patching, leveling, milling, resurfacing, re-striping, re-marking, re-installation of permanent raised pavement markings, and incidental concrete work on designated streets in the Town of China Grove as identified by the Public Works Department, together with all associated labor, materials, equipment, permits, traffic control, cleanup, and disposal required in accordance with the Contract documents.</w:t>
      </w:r>
    </w:p>
    <w:p w14:paraId="0ED97BA6" w14:textId="77777777" w:rsidR="004C693F" w:rsidRDefault="008737C7">
      <w:pPr>
        <w:spacing w:after="140"/>
      </w:pPr>
      <w:r>
        <w:t>Any defective work, whether the result of poor workmanship, use of defective materials, damage through carelessness, or any other cause, shall be removed and the work re-executed at no cost to the Town.</w:t>
      </w:r>
    </w:p>
    <w:p w14:paraId="4869494D" w14:textId="77777777" w:rsidR="004C693F" w:rsidRDefault="008737C7">
      <w:pPr>
        <w:keepNext/>
        <w:spacing w:before="160" w:after="100"/>
      </w:pPr>
      <w:r>
        <w:rPr>
          <w:b/>
          <w:bCs/>
        </w:rPr>
        <w:t>3) Contract Administration</w:t>
      </w:r>
    </w:p>
    <w:p w14:paraId="0A2DD915" w14:textId="77777777" w:rsidR="004C693F" w:rsidRDefault="008737C7">
      <w:pPr>
        <w:spacing w:after="140"/>
      </w:pPr>
      <w:r>
        <w:t>General responsibility for the administration of this contract rests with the Director or the Director's representative. All work, reports, and requests for payment shall be subject to inspection and evaluation by the Director or the Director's representative at any time.</w:t>
      </w:r>
    </w:p>
    <w:p w14:paraId="1BEDA065" w14:textId="77777777" w:rsidR="004C693F" w:rsidRDefault="008737C7">
      <w:pPr>
        <w:spacing w:after="140"/>
      </w:pPr>
      <w:r>
        <w:t>The Director, acting directly or through duly authorized representatives, will decide all questions arising as to the quality and acceptability of the work performed, the rate of progress of the work, the interpretation of the contract, and the acceptable fulfillment of the contract on the part of the Contractor. The Director's decision shall be final in the field, subject to the dispute resolution provisions of Sec. 17 of the Standard Form Construction Contract.</w:t>
      </w:r>
    </w:p>
    <w:p w14:paraId="062F0B27" w14:textId="77777777" w:rsidR="004C693F" w:rsidRDefault="008737C7">
      <w:pPr>
        <w:keepNext/>
        <w:spacing w:before="160" w:after="100"/>
      </w:pPr>
      <w:r>
        <w:rPr>
          <w:b/>
          <w:bCs/>
        </w:rPr>
        <w:t>4) Contract Time, Notice to Proceed, and Town's Right to Terminate</w:t>
      </w:r>
    </w:p>
    <w:p w14:paraId="55CB7D15" w14:textId="77777777" w:rsidR="004C693F" w:rsidRDefault="008737C7">
      <w:pPr>
        <w:spacing w:after="140"/>
      </w:pPr>
      <w:r>
        <w:t xml:space="preserve">The commencement date of this contract is the date indicated on the Notice to Proceed, Exhibit “</w:t>
      </w:r>
      <w:del w:id="90011" w:author="Trustblocks draft" w:date="2026-09-27T00:00:00Z">
        <w:r>
          <w:delText xml:space="preserve">K</w:delText>
        </w:r>
      </w:del>
      <w:ins w:id="90012" w:author="Trustblocks draft" w:date="2026-09-27T00:00:00Z">
        <w:r>
          <w:t xml:space="preserve">J</w:t>
        </w:r>
      </w:ins>
      <w:r>
        <w:t xml:space="preserve">,” and the contract shall end two hundred seventy (270) calendar days after that date (the “Completion Date”). The Contractor shall start work as directed as soon as possible after issuance of a Notice to Proceed and Town purchase order number, but in no event later than two (2) weeks after delivery of the Notice to Proceed and purchase order number. Any request for delay in starting work shall be made in writing by the Contractor with detailed justification. The Town shall have the right to suspend work or to terminate the contract after giving at least ten (10) days' written notice of suspension or termination to the Contractor.</w:t>
      </w:r>
    </w:p>
    <w:p w14:paraId="7A8A6505" w14:textId="77777777" w:rsidR="004C693F" w:rsidRDefault="008737C7">
      <w:pPr>
        <w:spacing w:after="140"/>
      </w:pPr>
      <w:r>
        <w:t>Renewal of this contract for one (1) additional term is permitted only by written amendment executed before the Completion Date, as provided in Sec. 5 of the Standard Form Construction Contract, and is contingent upon appropriation of funds under N.C. Gen. Stat. § 159-28. This contract does not renew automatically.</w:t>
      </w:r>
    </w:p>
    <w:p w14:paraId="2A525B37" w14:textId="77777777" w:rsidR="004C693F" w:rsidRDefault="008737C7">
      <w:pPr>
        <w:keepNext/>
        <w:spacing w:before="160" w:after="100"/>
      </w:pPr>
      <w:r>
        <w:rPr>
          <w:b/>
          <w:bCs/>
        </w:rPr>
        <w:t>5) Subletting of Contract</w:t>
      </w:r>
    </w:p>
    <w:p w14:paraId="34822420" w14:textId="77777777" w:rsidR="004C693F" w:rsidRDefault="008737C7">
      <w:pPr>
        <w:spacing w:after="140"/>
      </w:pPr>
      <w:r>
        <w:t>Subletting of this contract or any portion of the contract shall conform to the provisions of these General Conditions and Section 108-6 of the Standard Specifications. The Contractor shall submit to the Director, prior to the start of any subcontracted work, the name, address, North Carolina license number, and scope of work for each subcontractor.</w:t>
      </w:r>
    </w:p>
    <w:p w14:paraId="7FB09C9D" w14:textId="77777777" w:rsidR="004C693F" w:rsidRDefault="008737C7">
      <w:pPr>
        <w:keepNext/>
        <w:spacing w:before="160" w:after="100"/>
      </w:pPr>
      <w:r>
        <w:rPr>
          <w:b/>
          <w:bCs/>
        </w:rPr>
        <w:lastRenderedPageBreak/>
        <w:t>6) Contractor Licenses</w:t>
      </w:r>
    </w:p>
    <w:p w14:paraId="35752DB2" w14:textId="77777777" w:rsidR="004C693F" w:rsidRDefault="008737C7">
      <w:pPr>
        <w:spacing w:after="140"/>
      </w:pPr>
      <w:r>
        <w:t>The Contractor and any subcontractor shall be licensed for the work in the State of North Carolina in the appropriate classification and limitation pursuant to Article 1 of Chapter 87 of the North Carolina General Statutes. General contractor licensure is required for any project costing forty thousand dollars ($40,000) or more.</w:t>
      </w:r>
    </w:p>
    <w:p w14:paraId="6B66C67A" w14:textId="77777777" w:rsidR="004C693F" w:rsidRDefault="008737C7">
      <w:pPr>
        <w:keepNext/>
        <w:spacing w:before="160" w:after="100"/>
      </w:pPr>
      <w:r>
        <w:rPr>
          <w:b/>
          <w:bCs/>
        </w:rPr>
        <w:t>7) Insurance</w:t>
      </w:r>
    </w:p>
    <w:p w14:paraId="60D914BA" w14:textId="77777777" w:rsidR="004C693F" w:rsidRDefault="008737C7">
      <w:pPr>
        <w:spacing w:after="140"/>
      </w:pPr>
      <w:r>
        <w:t>The Contractor shall procure and maintain insurance for the contract time, at its own expense, in the amounts and coverages stated in Sec. 7 of the Standard Form Construction Contract for Street Resurfacing, Contract No. STR-27. A Certificate of Insurance shall be furnished to the Director and approved by the Town prior to commencement of the work.</w:t>
      </w:r>
    </w:p>
    <w:p w14:paraId="02FD1EAE" w14:textId="77777777" w:rsidR="004C693F" w:rsidRDefault="008737C7">
      <w:pPr>
        <w:keepNext/>
        <w:spacing w:before="160" w:after="100"/>
      </w:pPr>
      <w:r>
        <w:rPr>
          <w:b/>
          <w:bCs/>
        </w:rPr>
        <w:t>8) Indemnity</w:t>
      </w:r>
    </w:p>
    <w:p w14:paraId="438EBD65" w14:textId="77777777" w:rsidR="004C693F" w:rsidRDefault="008737C7">
      <w:pPr>
        <w:spacing w:after="140"/>
      </w:pPr>
      <w:r>
        <w:t>Refer to Sec. 13 of the Standard Form Construction Contract for Street Resurfacing, Contract No. STR-27. This contract shall be subject to the laws of the State of North Carolina. Nothing in the contract documents waives the Town's governmental immunity except to the extent provided in N.C. Gen. Stat. § 160A-485.</w:t>
      </w:r>
    </w:p>
    <w:p w14:paraId="5604B0C5" w14:textId="77777777" w:rsidR="004C693F" w:rsidRDefault="008737C7">
      <w:pPr>
        <w:keepNext/>
        <w:spacing w:before="160" w:after="100"/>
      </w:pPr>
      <w:r>
        <w:rPr>
          <w:b/>
          <w:bCs/>
        </w:rPr>
        <w:t>9) Schedules, Mobilizations, Progress of Work, Reports, and Supervision</w:t>
      </w:r>
    </w:p>
    <w:p w14:paraId="0CFE67B0" w14:textId="77777777" w:rsidR="004C693F" w:rsidRDefault="008737C7">
      <w:pPr>
        <w:spacing w:after="140"/>
      </w:pPr>
      <w:r>
        <w:t>The Contractor will, at no cost to the Town, notify the Director two (2) days in advance of beginning work and thereafter coordinate with the Director regarding proposed work schedules and locations. The Contractor will also, at no cost to the Town, coordinate with the Director to provide the work schedule to Rowan County Emergency Communications, the China Grove Police Department, the China Grove Fire Department, and the Rowan-Salisbury School System Transportation Department, so as to allow for proper notification and rescheduling of public safety response and school bus routes as may be necessary. The Contractor shall notify the Director at least one (1) day in advance of suspending work and two (2) days before resuming work.</w:t>
      </w:r>
    </w:p>
    <w:p w14:paraId="16DC708E" w14:textId="77777777" w:rsidR="004C693F" w:rsidRDefault="008737C7">
      <w:pPr>
        <w:spacing w:after="140"/>
      </w:pPr>
      <w:r>
        <w:t>Note: Normal mobilizations in the course of work, as indicated in the Special Conditions and as agreed between the Director and the Contractor, shall be considered incidental to the contract unit prices of all bid items.</w:t>
      </w:r>
    </w:p>
    <w:p w14:paraId="21D6B21B" w14:textId="77777777" w:rsidR="004C693F" w:rsidRDefault="008737C7">
      <w:pPr>
        <w:spacing w:after="140"/>
      </w:pPr>
      <w:r>
        <w:t>The Contractor shall pursue the work diligently with workers in sufficient numbers and abilities, with adequate supervision, and with equipment, materials, and methods of construction as may be required to complete the work by the completion date. All work shall be accomplished in a continuous manner once the Contractor begins. Any request or claim for extension of contract time shall be submitted in writing to the Director with detailed justification.</w:t>
      </w:r>
    </w:p>
    <w:p w14:paraId="447B8A54" w14:textId="77777777" w:rsidR="004C693F" w:rsidRDefault="008737C7">
      <w:pPr>
        <w:spacing w:after="140"/>
      </w:pPr>
      <w:r>
        <w:t>The Contractor shall keep and maintain reports, test results, and work status information in order for the Director or the Director's representative to make complete and detailed inspections.</w:t>
      </w:r>
    </w:p>
    <w:p w14:paraId="52768E28" w14:textId="77777777" w:rsidR="004C693F" w:rsidRDefault="008737C7">
      <w:pPr>
        <w:spacing w:after="140"/>
      </w:pPr>
      <w:r>
        <w:t>The Contractor shall at all times be responsible for the supervision, conduct, and discipline of its employees, its subcontractors, and persons employed by such subcontractors. All foremen and workers must have sufficient knowledge, skill, and experience to perform properly the work assigned to them. Any foreman or worker who, in the opinion of the Director, does not perform work in a skillful and diligent manner, or who acts in a disorderly or intemperate manner, shall be removed from work covered by this contract. When one or more crews are employed, there shall be a designated crew foreman or job superintendent who will represent the Contractor as a single point of contact. The Contractor shall furnish the Director with a means of contacting it promptly for emergency repairs and situations.</w:t>
      </w:r>
    </w:p>
    <w:p w14:paraId="293885F9" w14:textId="77777777" w:rsidR="004C693F" w:rsidRDefault="008737C7">
      <w:pPr>
        <w:keepNext/>
        <w:spacing w:before="160" w:after="100"/>
      </w:pPr>
      <w:r>
        <w:rPr>
          <w:b/>
          <w:bCs/>
        </w:rPr>
        <w:lastRenderedPageBreak/>
        <w:t>10) Specified Times and Working Hours</w:t>
      </w:r>
    </w:p>
    <w:p w14:paraId="78787B71" w14:textId="77777777" w:rsidR="004C693F" w:rsidRDefault="008737C7">
      <w:pPr>
        <w:spacing w:after="140"/>
      </w:pPr>
      <w:r>
        <w:t>The Contractor will be required to maintain working hours from 9:00 a.m. to 5:00 p.m., with a one-half hour unpaid lunch allowance, unless otherwise modified by the Director. Lunch must be taken on site. All work shall be accomplished in a continuous manner once the Contractor begins for the day. Normal daily mobilizations in the course of the work shall be considered incidental to the contract unit prices of all pay items.</w:t>
      </w:r>
    </w:p>
    <w:p w14:paraId="4124A406" w14:textId="77777777" w:rsidR="004C693F" w:rsidRDefault="008737C7">
      <w:pPr>
        <w:spacing w:after="140"/>
      </w:pPr>
      <w:r>
        <w:t>Work outside the stated working hours, on holidays designated by the Town, and on weekends shall not be performed unless coordinated with and approved in advance by the Director. The Contractor shall provide artificial lighting as necessary for safe and proper construction and for adequate inspection of the work, as described in Section 1413 of the Standard Specifications. No direct payment will be made for items covered by Section 1413; such work is incidental to other pay items.</w:t>
      </w:r>
    </w:p>
    <w:p w14:paraId="35B54B54" w14:textId="77777777" w:rsidR="004C693F" w:rsidRDefault="008737C7">
      <w:pPr>
        <w:spacing w:after="140"/>
      </w:pPr>
      <w:r>
        <w:t>Downtown Event Restrictions. No lane closures, milling, paving, or striping operations shall be conducted on North Main Street or South Main Street within the downtown district, or on streets providing direct access thereto, during the Farmers Day event and its setup and breakdown periods, or during the Christmas in the Grove event and its setup and breakdown periods. Specific blackout dates will be furnished by the Director at the preconstruction conference and are not grounds for a claim for additional compensation.</w:t>
      </w:r>
    </w:p>
    <w:p w14:paraId="0717A47E" w14:textId="77777777" w:rsidR="004C693F" w:rsidRDefault="008737C7">
      <w:pPr>
        <w:keepNext/>
        <w:spacing w:before="160" w:after="100"/>
      </w:pPr>
      <w:r>
        <w:rPr>
          <w:b/>
          <w:bCs/>
        </w:rPr>
        <w:t>11) Specifications, Certifications, Permits, Regulations, Protection of Private Property</w:t>
      </w:r>
    </w:p>
    <w:p w14:paraId="310E3A7C" w14:textId="77777777" w:rsidR="004C693F" w:rsidRDefault="008737C7">
      <w:pPr>
        <w:spacing w:after="140"/>
      </w:pPr>
      <w:r>
        <w:t>All materials and construction work shall be furnished, installed, inspected, replaced, and accepted in accordance with all applicable requirements of the Standard Specifications, the Standard Drawings, any referenced sections or articles therein, and the Town of China Grove's construction standards where applicable. Further information regarding specifications of the work is presented in the Bid Form.</w:t>
      </w:r>
    </w:p>
    <w:p w14:paraId="09E6702E" w14:textId="77777777" w:rsidR="004C693F" w:rsidRDefault="008737C7">
      <w:pPr>
        <w:spacing w:after="140"/>
      </w:pPr>
      <w:r>
        <w:t>The Contractor shall furnish the applicable certifications and documentation for all materials as required by the Standard Specifications. Material that is not properly certified will not be accepted by the Town.</w:t>
      </w:r>
    </w:p>
    <w:p w14:paraId="686A52F9" w14:textId="77777777" w:rsidR="004C693F" w:rsidRDefault="008737C7">
      <w:pPr>
        <w:spacing w:after="140"/>
      </w:pPr>
      <w:r>
        <w:t>The Contractor shall keep itself fully informed of, comply with, give all notices required by, and secure all permits and approvals associated with federal, State, and local laws, regulations, codes, and ordinances in any manner affecting the work, and shall indemnify and hold harmless the Town against any claim or liability, including the cost of defense and attorneys' fees, arising from or based on the violation of any such law, regulation, code, ordinance, order, or decree, whether by itself or its employees.</w:t>
      </w:r>
    </w:p>
    <w:p w14:paraId="51FE187C" w14:textId="77777777" w:rsidR="004C693F" w:rsidRDefault="008737C7">
      <w:pPr>
        <w:spacing w:after="140"/>
      </w:pPr>
      <w:r>
        <w:t>If any device, design, material, or process covered by letters patent or copyright is used by the Contractor, the Contractor shall provide for such use by legal agreement with the owner of the patent or a duly authorized licensee, and shall hold harmless the Town from any loss or expense on account thereof in accordance with Section 107 of the Standard Specifications.</w:t>
      </w:r>
    </w:p>
    <w:p w14:paraId="1BFE3AD2" w14:textId="77777777" w:rsidR="004C693F" w:rsidRDefault="008737C7">
      <w:pPr>
        <w:spacing w:after="140"/>
      </w:pPr>
      <w:r>
        <w:t>The Contractor shall not enter upon private property for any purpose without obtaining permission, and shall be responsible for the preservation of all public property and other items along and adjacent to the street right-of-way. The Contractor shall use every suitable precaution to prevent damage to such items, including vehicles, structures, poles, wires, conduits, underground infrastructure, signs, pavement, monuments, and property markers in the vicinity of the work.</w:t>
      </w:r>
    </w:p>
    <w:p w14:paraId="032341BD" w14:textId="77777777" w:rsidR="004C693F" w:rsidRDefault="008737C7">
      <w:pPr>
        <w:spacing w:after="140"/>
      </w:pPr>
      <w:r>
        <w:t>Driveway and Mail Access. The Contractor shall maintain reasonable vehicular access to occupied residences and businesses at the end of each work day and shall coordinate operations so as not to obstruct United States Postal Service delivery. Residents shall be given not less than twenty-four (24) hours' advance notice, by door hanger or equivalent means, before any operation that will temporarily restrict driveway access. The cost of such notice is incidental to the contract unit prices.</w:t>
      </w:r>
    </w:p>
    <w:p w14:paraId="7A9DB304" w14:textId="77777777" w:rsidR="004C693F" w:rsidRDefault="008737C7">
      <w:pPr>
        <w:keepNext/>
        <w:spacing w:before="160" w:after="100"/>
      </w:pPr>
      <w:r>
        <w:rPr>
          <w:b/>
          <w:bCs/>
        </w:rPr>
        <w:lastRenderedPageBreak/>
        <w:t>12) Traffic Control and Work Zone Safety</w:t>
      </w:r>
    </w:p>
    <w:p w14:paraId="0EE9ABFA" w14:textId="77777777" w:rsidR="004C693F" w:rsidRDefault="008737C7">
      <w:pPr>
        <w:spacing w:after="140"/>
      </w:pPr>
      <w:r>
        <w:t>All traffic control, pedestrian control, safety, and security associated with the work shall be in accordance with Part 6 of the MUTCD (latest edition), OSHA, and any other applicable federal, State, and local laws and regulations, and shall be the responsibility of the Contractor. All hazards associated with the work shall be protected outside of working hours. The Contractor shall not close a road or lane of traffic, or detain or alter traffic flow, on or during holidays, holiday weekends, special events, or any other time when traffic is unusually heavy.</w:t>
      </w:r>
    </w:p>
    <w:p w14:paraId="35774241" w14:textId="77777777" w:rsidR="004C693F" w:rsidRDefault="008737C7">
      <w:pPr>
        <w:spacing w:after="140"/>
      </w:pPr>
      <w:r>
        <w:t>The Contractor is responsible for operating traffic control correctly. At least one member of each crew on the project site shall be certified in work zone traffic control. If the Contractor fails to provide proper traffic control, the Director has the authority to cease all operations, and the Contractor will not be allowed to continue for that day. The resulting loss of production is not a legitimate basis for a claim for contract time extension.</w:t>
      </w:r>
    </w:p>
    <w:p w14:paraId="3B358670" w14:textId="77777777" w:rsidR="004C693F" w:rsidRDefault="008737C7">
      <w:pPr>
        <w:spacing w:after="140"/>
      </w:pPr>
      <w:r>
        <w:t>The Contractor shall operate its equipment and conduct its operations in the same direction as the flow of traffic. Work shall be done in accordance with Section 150 of the Standard Specifications and only when weather and visibility conditions allow safe operations. When working within the travelway, the Contractor shall use work zone traffic control in accordance with Division 11 of the Standard Specifications and the Standard Drawings, or other approved traffic control measures for moving operations.</w:t>
      </w:r>
    </w:p>
    <w:p w14:paraId="0F7353D4" w14:textId="77777777" w:rsidR="004C693F" w:rsidRDefault="008737C7">
      <w:pPr>
        <w:spacing w:after="140"/>
      </w:pPr>
      <w:r>
        <w:t>Traffic cones (36-inch minimum height) may be used when approved by the Director. When cones are used, they shall be either double stacked or have heavy bottoms such that they will not be blown over by traffic. The Contractor shall temporarily remove its equipment from the travelway for emergency vehicles, local traffic, and school buses as directed by the Director.</w:t>
      </w:r>
    </w:p>
    <w:p w14:paraId="56639706" w14:textId="77777777" w:rsidR="004C693F" w:rsidRDefault="008737C7">
      <w:pPr>
        <w:spacing w:after="140"/>
      </w:pPr>
      <w:r>
        <w:t>Pedestrian accommodation in and around the work zone shall comply with the Americans with Disabilities Act and current Public Right-of-Way Accessibility Guidelines (PROWAG).</w:t>
      </w:r>
    </w:p>
    <w:p w14:paraId="45A5A50F" w14:textId="77777777" w:rsidR="004C693F" w:rsidRDefault="008737C7">
      <w:pPr>
        <w:spacing w:after="140"/>
      </w:pPr>
      <w:r>
        <w:t>When applicable, at least one member of each pavement striping and marking crew shall be certified in the placement of pavement markings and markers by the American Traffic Safety Services Association. This need not be the same person in each crew throughout the life of the project.</w:t>
      </w:r>
    </w:p>
    <w:p w14:paraId="7EBA0F28" w14:textId="77777777" w:rsidR="004C693F" w:rsidRDefault="008737C7">
      <w:pPr>
        <w:spacing w:after="140"/>
      </w:pPr>
      <w:r>
        <w:t>Note: No direct payment will be made for this work; it is incidental to the project work, and payment at the contract unit prices for the various pay items will be full compensation.</w:t>
      </w:r>
    </w:p>
    <w:p w14:paraId="42E46226" w14:textId="77777777" w:rsidR="004C693F" w:rsidRDefault="008737C7">
      <w:pPr>
        <w:keepNext/>
        <w:spacing w:before="160" w:after="100"/>
      </w:pPr>
      <w:r>
        <w:rPr>
          <w:b/>
          <w:bCs/>
        </w:rPr>
        <w:t>13) Posted Weight Limits</w:t>
      </w:r>
    </w:p>
    <w:p w14:paraId="4E9625F1" w14:textId="77777777" w:rsidR="004C693F" w:rsidRDefault="008737C7">
      <w:pPr>
        <w:spacing w:after="140"/>
      </w:pPr>
      <w:r>
        <w:t>The Contractor's attention is directed to the fact that certain bridges and structures in and around the Town of China Grove have posted weight limits. The Contractor will not be allowed to exceed posted weight limits in transporting materials or equipment to the project. The Contractor should make a thorough examination of all maps and haul routes, both Town and NCDOT facilities, on this project.</w:t>
      </w:r>
    </w:p>
    <w:p w14:paraId="713A7C18" w14:textId="77777777" w:rsidR="004C693F" w:rsidRDefault="008737C7">
      <w:pPr>
        <w:keepNext/>
        <w:spacing w:before="160" w:after="100"/>
      </w:pPr>
      <w:r>
        <w:rPr>
          <w:b/>
          <w:bCs/>
        </w:rPr>
        <w:t>14) Utility Locations and Conflicts</w:t>
      </w:r>
    </w:p>
    <w:p w14:paraId="6BB793FC" w14:textId="77777777" w:rsidR="004C693F" w:rsidRDefault="008737C7">
      <w:pPr>
        <w:spacing w:after="140"/>
      </w:pPr>
      <w:r>
        <w:t>The Contractor shall be solely responsible for contacting the appropriate utility or agency in the work areas and for determining the exact locations of all overhead and underground utilities and services before starting work. The Contractor shall comply with the Underground Utility Safety and Damage Prevention Act, N.C. Gen. Stat. § 87-115 et seq., including notification to North Carolina 811 not less than three (3) nor more than twelve (12) full working days before beginning excavation, and shall maintain valid positive response before excavating. It shall be the sole responsibility of the Contractor to verify the location of all utilities and services and to protect them from interrupted service. The Contractor shall adhere to all applicable regulations and follow accepted safety procedures when working in the vicinity of utilities.</w:t>
      </w:r>
    </w:p>
    <w:p w14:paraId="7CB520B5" w14:textId="77777777" w:rsidR="004C693F" w:rsidRDefault="008737C7">
      <w:pPr>
        <w:spacing w:after="140"/>
      </w:pPr>
      <w:r>
        <w:lastRenderedPageBreak/>
        <w:t>Any utility or service that, in the opinion of the Contractor, must be made safe or temporarily relocated in order to perform the work shall be coordinated between the Contractor and the applicable utility or service provider.</w:t>
      </w:r>
    </w:p>
    <w:p w14:paraId="4BB4AAD3" w14:textId="77777777" w:rsidR="004C693F" w:rsidRDefault="008737C7">
      <w:pPr>
        <w:spacing w:after="140"/>
      </w:pPr>
      <w:r>
        <w:t>The Town of China Grove Public Works Department will provide for the adjustment of Town-owned manhole lids and water valve boxes as necessary in the course of this work. Adjustment of structures owned by other utilities shall be coordinated by the Contractor with the owning utility.</w:t>
      </w:r>
    </w:p>
    <w:p w14:paraId="6D0A5038" w14:textId="77777777" w:rsidR="004C693F" w:rsidRDefault="008737C7">
      <w:pPr>
        <w:spacing w:after="140"/>
      </w:pPr>
      <w:r>
        <w:t>Note: No direct payment will be made for this work; it is incidental to the project work.</w:t>
      </w:r>
    </w:p>
    <w:p w14:paraId="3FB45FF1" w14:textId="77777777" w:rsidR="004C693F" w:rsidRDefault="008737C7">
      <w:pPr>
        <w:keepNext/>
        <w:spacing w:before="160" w:after="100"/>
      </w:pPr>
      <w:r>
        <w:rPr>
          <w:b/>
          <w:bCs/>
        </w:rPr>
        <w:t>15) Site Security, Sanitary Provisions, Clean-Up, and Storage</w:t>
      </w:r>
    </w:p>
    <w:p w14:paraId="05D1741A" w14:textId="77777777" w:rsidR="004C693F" w:rsidRDefault="008737C7">
      <w:pPr>
        <w:spacing w:after="140"/>
      </w:pPr>
      <w:r>
        <w:t>The Contractor shall provide for the security, safety, and protection of persons and property, control of the site, and control of erosion in accordance with the Standard Specifications in a manner satisfactory to the Town. The Contractor shall maintain at all times the security and safety of the work site so as to ensure the least possible obstruction to traffic and inconvenience to the general public and businesses in the vicinity of the work. In the course of normal daily work, no road shall be closed to the public except with the permission of the Director. Fire hydrants on or adjacent to the work shall be kept accessible to fire-fighting equipment at all times. Any theft of materials or vandalism to the work occurring during construction shall be repaired or replaced at the expense of the Contractor at no cost to the Town.</w:t>
      </w:r>
    </w:p>
    <w:p w14:paraId="4F5FAADD" w14:textId="77777777" w:rsidR="004C693F" w:rsidRDefault="008737C7">
      <w:pPr>
        <w:spacing w:after="140"/>
      </w:pPr>
      <w:r>
        <w:t>The Contractor shall provide such sanitary accommodations for the use of its employees as may be necessary to comply with the requirements and regulations of local and State health authorities.</w:t>
      </w:r>
    </w:p>
    <w:p w14:paraId="242ABA93" w14:textId="77777777" w:rsidR="004C693F" w:rsidRDefault="008737C7">
      <w:pPr>
        <w:spacing w:after="140"/>
      </w:pPr>
      <w:r>
        <w:t>At the end of each work day, the Contractor shall clean the site of debris resulting from the work and secure the work from any hazardous condition. The Contractor or its subcontractor will haul away any such debris or waste material to an approved receiving facility at its expense. All waste material removed and not claimed by the Town is the property of the Contractor. No ditch, pit, excavation, or trip hazard shall be left open or in place outside of working hours.</w:t>
      </w:r>
    </w:p>
    <w:p w14:paraId="16446E86" w14:textId="77777777" w:rsidR="004C693F" w:rsidRDefault="008737C7">
      <w:pPr>
        <w:spacing w:after="140"/>
      </w:pPr>
      <w:r>
        <w:t>The Contractor is responsible for off-site location of its trucks, equipment, and associated material.</w:t>
      </w:r>
    </w:p>
    <w:p w14:paraId="5A50CB57" w14:textId="77777777" w:rsidR="004C693F" w:rsidRDefault="008737C7">
      <w:pPr>
        <w:keepNext/>
        <w:spacing w:before="160" w:after="100"/>
      </w:pPr>
      <w:r>
        <w:rPr>
          <w:b/>
          <w:bCs/>
        </w:rPr>
        <w:t>16) Method of Measurement</w:t>
      </w:r>
    </w:p>
    <w:p w14:paraId="6895BF71" w14:textId="77777777" w:rsidR="004C693F" w:rsidRDefault="008737C7">
      <w:pPr>
        <w:spacing w:after="140"/>
      </w:pPr>
      <w:r>
        <w:t>Measurement of the various pay items will be based on the actual number of units satisfactorily installed and accepted by the Town. Quantities indicated on the Bid Form are estimated and not guaranteed. Bidders are to refer to the individual sections of the work in the Bid Form for further instructions relating to methods of measurement. Bidders must satisfy themselves of the accuracy of the estimated quantities by examination of the site and review of the specifications and drawings, including addenda. After bids have been submitted, the Bidder shall not assert that there was a misunderstanding concerning the quantities or the nature of the work to be done.</w:t>
      </w:r>
    </w:p>
    <w:p w14:paraId="53DE2F09" w14:textId="77777777" w:rsidR="004C693F" w:rsidRDefault="008737C7">
      <w:pPr>
        <w:keepNext/>
        <w:spacing w:before="160" w:after="100"/>
      </w:pPr>
      <w:r>
        <w:rPr>
          <w:b/>
          <w:bCs/>
        </w:rPr>
        <w:t>17) Basis of Payment and Requests for Payment</w:t>
      </w:r>
    </w:p>
    <w:p w14:paraId="0DBF5612" w14:textId="77777777" w:rsidR="004C693F" w:rsidRDefault="008737C7">
      <w:pPr>
        <w:spacing w:after="140"/>
      </w:pPr>
      <w:r>
        <w:t>The quantity of work, measured as provided above, will be paid for at the contract unit price for each pay item listed in the Bid Form. Payment and full compensation for the work will be based on actual accepted quantities installed and shall include all related items specified in Section 2 of these General Conditions, the Standard Specifications, or any Special Provisions attached hereto.</w:t>
      </w:r>
    </w:p>
    <w:p w14:paraId="0055B64D" w14:textId="77777777" w:rsidR="004C693F" w:rsidRDefault="008737C7">
      <w:pPr>
        <w:spacing w:after="140"/>
      </w:pPr>
      <w:r>
        <w:t>Note: There will be no payment made for any item of work not specifically listed as a pay item; such items are considered incidental to the work under the Standard Specifications.</w:t>
      </w:r>
    </w:p>
    <w:p w14:paraId="733F5F91" w14:textId="77777777" w:rsidR="004C693F" w:rsidRDefault="008737C7">
      <w:pPr>
        <w:spacing w:after="140"/>
      </w:pPr>
      <w:r>
        <w:t>Invoices and time sheets shall be submitted in duplicate — one original set attached to invoices for the Town of China Grove Finance Department and one copy filed with the Public Works Department. Invoices shall be submitted by the twenty-fifth (25th) day of each month and shall be processed for payment within thirty (30) days after receipt and approval.</w:t>
      </w:r>
    </w:p>
    <w:p w14:paraId="61423556" w14:textId="77777777" w:rsidR="004C693F" w:rsidRDefault="008737C7">
      <w:pPr>
        <w:spacing w:after="140"/>
      </w:pPr>
      <w:r>
        <w:lastRenderedPageBreak/>
        <w:t>Unit prices shall remain as submitted by the Contractor for a period of three hundred sixty-five (365) calendar days.</w:t>
      </w:r>
    </w:p>
    <w:p w14:paraId="44050F9D" w14:textId="77777777" w:rsidR="004C693F" w:rsidRDefault="008737C7">
      <w:pPr>
        <w:spacing w:after="140"/>
      </w:pPr>
      <w:r>
        <w:t>Asphalt Binder Price Adjustment. Price adjustments for asphalt binder for plant mix will be made in accordance with Section 620 of the NCDOT Standard Specifications. The base price index for asphalt binder is $__________ per ton, representing the average of F.O.B. selling prices of asphalt binder at suppliers' terminals on [BASE INDEX DATE], 2026.</w:t>
      </w:r>
    </w:p>
    <w:p w14:paraId="1134DF0B" w14:textId="77777777" w:rsidR="004C693F" w:rsidRDefault="008737C7">
      <w:pPr>
        <w:spacing w:after="60"/>
        <w:ind w:left="360"/>
      </w:pPr>
      <w:r>
        <w:t>•  Price adjustments shall apply for both upward and downward movement of prices.</w:t>
      </w:r>
    </w:p>
    <w:p w14:paraId="345D56C7" w14:textId="77777777" w:rsidR="004C693F" w:rsidRDefault="008737C7">
      <w:pPr>
        <w:spacing w:after="60"/>
        <w:ind w:left="360"/>
      </w:pPr>
      <w:r>
        <w:t>•  The price adjustment clause is inserted to provide either additional compensation to the Contractor or a credit to the Town, depending upon an increase or decrease in the average price of asphalt binder for plant mix.</w:t>
      </w:r>
    </w:p>
    <w:p w14:paraId="7BD6E974" w14:textId="77777777" w:rsidR="004C693F" w:rsidRDefault="008737C7">
      <w:pPr>
        <w:spacing w:after="60"/>
        <w:ind w:left="360"/>
      </w:pPr>
      <w:r>
        <w:t>•  Price adjustment computations may be performed on a month-to-month basis.</w:t>
      </w:r>
    </w:p>
    <w:p w14:paraId="7EC70D2F" w14:textId="77777777" w:rsidR="004C693F" w:rsidRDefault="008737C7">
      <w:pPr>
        <w:spacing w:after="60"/>
        <w:ind w:left="360"/>
      </w:pPr>
      <w:r>
        <w:t>•  Due to budgetary constraints, any increase to the contract cost resulting from a rising index cost of asphalt binder may affect the scope of the contract and the total quantity of asphalt that can be installed in order to remain within the appropriated budget.</w:t>
      </w:r>
    </w:p>
    <w:p w14:paraId="3551C2A1" w14:textId="77777777" w:rsidR="004C693F" w:rsidRDefault="008737C7">
      <w:pPr>
        <w:keepNext/>
        <w:spacing w:before="160" w:after="100"/>
      </w:pPr>
      <w:r>
        <w:rPr>
          <w:b/>
          <w:bCs/>
        </w:rPr>
        <w:t>18) Inspection and Acceptance of Work</w:t>
      </w:r>
    </w:p>
    <w:p w14:paraId="1CA46C63" w14:textId="77777777" w:rsidR="004C693F" w:rsidRDefault="008737C7">
      <w:pPr>
        <w:spacing w:after="140"/>
      </w:pPr>
      <w:r>
        <w:t>Inspection, quality control management, and required testing shall be in accordance with the Standard Specifications and the requirements shown in the contract documents. Any road on which more than fifty percent (50%) of the work is deemed by the Town or the Town's representative to be unacceptable, or on which two (2) or more joints extend the whole extent of the roadway, shall be rectified at the Contractor's expense. The Town or the Town's representative may at any time request cores of completed roads to verify depths and asphalt types.</w:t>
      </w:r>
    </w:p>
    <w:p>
      <w:pPr>
        <w:spacing w:after="140"/>
        <w:rPr>
          <w:ins w:id="90035" w:author="Trustblocks draft" w:date="2026-09-27T00:00:00Z"/>
        </w:rPr>
      </w:pPr>
      <w:ins w:id="90036" w:author="Trustblocks draft" w:date="2026-09-27T00:00:00Z">
        <w:r>
          <w:t xml:space="preserve">(a) Work shall be inspected, tested and verified as the Standard Specifications, the contract documents, and the verification tier stated in the Special Provisions require.</w:t>
        </w:r>
      </w:ins>
    </w:p>
    <w:p>
      <w:pPr>
        <w:spacing w:after="140"/>
        <w:rPr>
          <w:ins w:id="90037" w:author="Trustblocks draft" w:date="2026-09-27T00:00:00Z"/>
        </w:rPr>
      </w:pPr>
      <w:ins w:id="90038" w:author="Trustblocks draft" w:date="2026-09-27T00:00:00Z">
        <w:r>
          <w:t xml:space="preserve">(b) Within [ten (10)] days after receipt of a Contractor Pay Request, the Town shall inspect the work for which payment is requested and issue an Inspection Certificate.</w:t>
        </w:r>
      </w:ins>
    </w:p>
    <w:p>
      <w:pPr>
        <w:spacing w:after="140"/>
        <w:rPr>
          <w:ins w:id="90039" w:author="Trustblocks draft" w:date="2026-09-27T00:00:00Z"/>
        </w:rPr>
      </w:pPr>
      <w:ins w:id="90040" w:author="Trustblocks draft" w:date="2026-09-27T00:00:00Z">
        <w:r>
          <w:t xml:space="preserve">(c) Only quantities approved in an Inspection Certificate shall be included in a payment. Rejected quantities shall be identified with reasons, and may be requested again once corrected.</w:t>
        </w:r>
      </w:ins>
    </w:p>
    <w:p>
      <w:pPr>
        <w:spacing w:after="140"/>
        <w:rPr>
          <w:ins w:id="90041" w:author="Trustblocks draft" w:date="2026-09-27T00:00:00Z"/>
        </w:rPr>
      </w:pPr>
      <w:ins w:id="90042" w:author="Trustblocks draft" w:date="2026-09-27T00:00:00Z">
        <w:r>
          <w:t xml:space="preserve">(d) Approval of quantities for a progress payment is not final acceptance of the Work.</w:t>
        </w:r>
      </w:ins>
    </w:p>
    <w:p w14:paraId="6ADED9E5" w14:textId="77777777" w:rsidR="004C693F" w:rsidRDefault="008737C7">
      <w:pPr>
        <w:keepNext/>
        <w:spacing w:before="160" w:after="100"/>
      </w:pPr>
      <w:r>
        <w:rPr>
          <w:b/>
          <w:bCs/>
        </w:rPr>
        <w:t>19) Oral Agreements and Claims for Additional Compensation</w:t>
      </w:r>
    </w:p>
    <w:p w14:paraId="025A0E6C" w14:textId="77777777" w:rsidR="004C693F" w:rsidRDefault="008737C7">
      <w:pPr>
        <w:spacing w:after="140"/>
      </w:pPr>
      <w:r>
        <w:t>No oral order, objection, claim, or notice by any party to the others shall affect or modify any of the terms or obligations contained in the contract documents, other than by a definitely agreed waiver or modification by both the Contractor and the Town in writing.</w:t>
      </w:r>
    </w:p>
    <w:p w14:paraId="53E7EBD2" w14:textId="77777777" w:rsidR="004C693F" w:rsidRDefault="008737C7">
      <w:pPr>
        <w:spacing w:after="140"/>
      </w:pPr>
      <w:r>
        <w:t>Any claim for additional compensation shall be submitted in writing to the Director with detailed justification within thirty (30) days after receipt of the final invoice payment. Failure of the Contractor to submit a claim within thirty (30) days shall be a waiver of any such claim and a bar to recovery.</w:t>
      </w:r>
    </w:p>
    <w:p w14:paraId="034EC60A" w14:textId="77777777" w:rsidR="004C693F" w:rsidRDefault="008737C7">
      <w:pPr>
        <w:keepNext/>
        <w:spacing w:before="160" w:after="100"/>
      </w:pPr>
      <w:r>
        <w:rPr>
          <w:b/>
          <w:bCs/>
        </w:rPr>
        <w:t>20) Litigation Venue</w:t>
      </w:r>
    </w:p>
    <w:p w14:paraId="00102396" w14:textId="77777777" w:rsidR="004C693F" w:rsidRDefault="008737C7">
      <w:pPr>
        <w:spacing w:after="140"/>
      </w:pPr>
      <w:r>
        <w:t xml:space="preserve">Any controversy or litigation arising out of this Contract shall be resolved in </w:t>
      </w:r>
      <w:del w:id="90023" w:author="Trustblocks draft" w:date="2026-09-27T00:00:00Z">
        <w:r>
          <w:delText xml:space="preserve">the courts of Rowan County, North Carolina, or, if federal jurisdiction is properly invoked and this provision is held not to bar removal, the United States District Court for the Middle District of North Carolina.</w:delText>
        </w:r>
      </w:del>
      <w:ins w:id="90024" w:author="Trustblocks draft" w:date="2026-09-27T00:00:00Z">
        <w:r>
          <w:t xml:space="preserve">the appropriate division of the North Carolina General Court of Justice sitting in Rowan County, North Carolina, and shall neither be commenced in nor removed to federal court.</w:t>
        </w:r>
      </w:ins>
      <w:r>
        <w:t xml:space="preserve"> Also refer to Sec. 15 of the Standard Form Construction Contract for Street Resurfacing, Contract No. STR-27.</w:t>
      </w:r>
    </w:p>
    <w:p w14:paraId="0631DC95" w14:textId="77777777" w:rsidR="004C693F" w:rsidRDefault="008737C7">
      <w:pPr>
        <w:keepNext/>
        <w:spacing w:before="160" w:after="100"/>
      </w:pPr>
      <w:r>
        <w:rPr>
          <w:b/>
          <w:bCs/>
        </w:rPr>
        <w:t>21) Submission and Rejection of Bids</w:t>
      </w:r>
    </w:p>
    <w:p w14:paraId="41E7F53F" w14:textId="77777777" w:rsidR="004C693F" w:rsidRDefault="008737C7">
      <w:pPr>
        <w:spacing w:after="140"/>
      </w:pPr>
      <w:r>
        <w:t>No Bidder may submit more than one bid. Multiple bids under different names will not be accepted from one firm or association. A conditional bid will not be accepted. Oral, telephone, facsimile, or electronic bids will not be accepted. The Bid Form must be filled out and submitted in the bound documents. All bids will remain subject to acceptance for the number of days set forth in the Bid Form. The Town of China Grove reserves the right to waive informalities and to reject any or all bids.</w:t>
      </w:r>
    </w:p>
    <w:p w14:paraId="7AB858CC" w14:textId="77777777" w:rsidR="004C693F" w:rsidRDefault="008737C7">
      <w:pPr>
        <w:spacing w:after="140"/>
      </w:pPr>
      <w:r>
        <w:t xml:space="preserve">Each bid must be accompanied by bid security made payable without condition to the Town of China Grove in the amount of five percent (5%) of the total bid, in the form of cash, a certified or cashier's check drawn on a bank or trust company insured by the FDIC, or a bid bond issued by a surety meeting the requirements of the Town, as required by N.C. Gen. Stat. § 143-129(b). The bid security of the successful Bidder will be retained until the required Certificate of Insurance, Performance Bond, Payment </w:t>
        <w:lastRenderedPageBreak/>
        <w:t>Bond, and any associated Power of Attorney documents have been furnished and the contract has been executed by the Town, whereupon the bid security will be returned.</w:t>
      </w:r>
    </w:p>
    <w:p w14:paraId="0D3389A4" w14:textId="5AABAD9F" w:rsidR="004C693F" w:rsidRDefault="008737C7">
      <w:pPr>
        <w:spacing w:after="140"/>
      </w:pPr>
      <w:r>
        <w:t>If the successful Bidder fails to execute and deliver the contract and furnish the required affidavit, Certificate of Insurance, Performance Bond, Payment Bond, and any associated Power of Attorney or other required contract documents within the number of days set forth in the Bid Form, the Town may annul the Notice of Award and the bid security of that Bidder will be forfeited. The bid security of other Bidders whom the Town believes to have a reasonable chance of receiving the award may be retained by the Town until the earlier of seven (7) days after the effective date of the contract or the day after the last day the bids remain subject to acceptance. Bid securities accompanying bids deemed by the Town to be noncompetitive will be returned within seven (7) days after the opening of bids.</w:t>
      </w:r>
    </w:p>
    <w:p w14:paraId="0D34120D" w14:textId="77777777" w:rsidR="004C693F" w:rsidRDefault="008737C7">
      <w:pPr>
        <w:spacing w:after="140"/>
      </w:pPr>
      <w:r>
        <w:t>Pursuant to N.C. Gen. Stat. § 143-132, at least three (3) competitive bids from reputable and qualified contractors regularly engaged in this class of work must be received before award. If fewer than three bids are received, the Town will re-advertise; if fewer than three bids are received after the second advertisement, the Town may award to the lowest responsible, responsive bidder.</w:t>
      </w:r>
    </w:p>
    <w:p w14:paraId="21A53C6A" w14:textId="77777777" w:rsidR="004C693F" w:rsidRDefault="008737C7">
      <w:pPr>
        <w:keepNext/>
        <w:spacing w:before="160" w:after="100"/>
      </w:pPr>
      <w:r>
        <w:rPr>
          <w:b/>
          <w:bCs/>
        </w:rPr>
        <w:t>22) Liquidated Damages</w:t>
      </w:r>
    </w:p>
    <w:p w14:paraId="5B0B711E" w14:textId="77777777" w:rsidR="004C693F" w:rsidRDefault="008737C7">
      <w:pPr>
        <w:spacing w:after="140"/>
      </w:pPr>
      <w:r>
        <w:t>The Town and the Contractor recognize that time is of the essence of this contract and that the Town will suffer loss if the work is not completed within the contract specified time, plus any extensions allowed. They also recognize the delays, expense, and difficulties involved in proving in a legal proceeding the actual loss suffered by the Town if the work is not completed on time. Accordingly, instead of requiring such proof, the Town and the Contractor agree that as liquidated damages for delay — and not as a penalty — the Contractor shall pay the Town five hundred dollars ($500.00) for each calendar day that expires after the contract specified time until the remaining or outstanding work (punch list) is performed and until such time as punch list completion and readiness for final payment is achieved.</w:t>
      </w:r>
    </w:p>
    <w:p w14:paraId="60FF7818" w14:textId="77777777" w:rsidR="004C693F" w:rsidRDefault="008737C7">
      <w:pPr>
        <w:spacing w:after="140"/>
      </w:pPr>
      <w:r>
        <w:t>In case of joint responsibility for delay in the completion of the work, where two or more separate contracts are in force at the same time and cover work at the same site, liquidated damages assessed against any one Contractor will be based upon the individual responsibility of that Contractor for the delay as determined by the Director.</w:t>
      </w:r>
    </w:p>
    <w:p w14:paraId="43AF15A6" w14:textId="77777777" w:rsidR="004C693F" w:rsidRDefault="008737C7">
      <w:pPr>
        <w:spacing w:after="140"/>
      </w:pPr>
      <w:r>
        <w:t>The Town shall have the right to deduct liquidated damages from any money in its hands otherwise due or to become due to the Contractor, or to initiate applicable dispute resolution procedures and recover liquidated damages for nonperformance of this contract within the specified time.</w:t>
      </w:r>
    </w:p>
    <w:p w14:paraId="2EDE4E7B" w14:textId="77777777" w:rsidR="004C693F" w:rsidRDefault="008737C7">
      <w:r>
        <w:br w:type="page"/>
      </w:r>
    </w:p>
    <w:p w14:paraId="2175A1F9" w14:textId="77777777" w:rsidR="004C693F" w:rsidRDefault="008737C7">
      <w:pPr>
        <w:keepNext/>
        <w:spacing w:after="200"/>
        <w:jc w:val="center"/>
      </w:pPr>
      <w:r>
        <w:rPr>
          <w:b/>
          <w:bCs/>
          <w:sz w:val="30"/>
          <w:szCs w:val="30"/>
          <w:u w:val="single"/>
        </w:rPr>
        <w:lastRenderedPageBreak/>
        <w:t>BID FORM</w:t>
      </w:r>
    </w:p>
    <w:p w14:paraId="38D38667" w14:textId="77777777" w:rsidR="004C693F" w:rsidRDefault="008737C7">
      <w:pPr>
        <w:spacing w:after="200"/>
        <w:jc w:val="center"/>
      </w:pPr>
      <w:r>
        <w:rPr>
          <w:b/>
          <w:bCs/>
          <w:sz w:val="21"/>
          <w:szCs w:val="21"/>
        </w:rPr>
        <w:t>Bids are to be submitted to the following address by 2:00 p.m., local time, [DAY], [BID OPENING DATE], 2026.</w:t>
      </w:r>
    </w:p>
    <w:p w14:paraId="25D7F90F" w14:textId="77777777" w:rsidR="004C693F" w:rsidRDefault="008737C7">
      <w:pPr>
        <w:spacing w:after="30"/>
        <w:jc w:val="center"/>
      </w:pPr>
      <w:r>
        <w:rPr>
          <w:b/>
          <w:bCs/>
        </w:rPr>
        <w:t>Franklin D. Gover III, AICP, ICMA-CM, Town Manager</w:t>
      </w:r>
    </w:p>
    <w:p w14:paraId="697A6D8B" w14:textId="77777777" w:rsidR="004C693F" w:rsidRDefault="008737C7">
      <w:pPr>
        <w:spacing w:after="30"/>
        <w:jc w:val="center"/>
      </w:pPr>
      <w:r>
        <w:rPr>
          <w:b/>
          <w:bCs/>
        </w:rPr>
        <w:t>David Ketner, Director of Public Works</w:t>
      </w:r>
    </w:p>
    <w:p w14:paraId="18C95713" w14:textId="77777777" w:rsidR="004C693F" w:rsidRDefault="008737C7">
      <w:pPr>
        <w:spacing w:after="30"/>
        <w:jc w:val="center"/>
      </w:pPr>
      <w:r>
        <w:t>Town of China Grove</w:t>
      </w:r>
    </w:p>
    <w:p w14:paraId="7F1E24C1" w14:textId="77777777" w:rsidR="004C693F" w:rsidRDefault="008737C7">
      <w:pPr>
        <w:spacing w:after="30"/>
        <w:jc w:val="center"/>
      </w:pPr>
      <w:r>
        <w:t>Town Council Chambers, China Grove Town Hall</w:t>
      </w:r>
    </w:p>
    <w:p w14:paraId="4274EA70" w14:textId="77777777" w:rsidR="004C693F" w:rsidRDefault="008737C7">
      <w:pPr>
        <w:spacing w:after="200"/>
        <w:jc w:val="center"/>
      </w:pPr>
      <w:r>
        <w:t>333 North Main Street, China Grove, North Carolina 28023</w:t>
      </w:r>
    </w:p>
    <w:p w14:paraId="1A529AF0" w14:textId="77777777" w:rsidR="004C693F" w:rsidRDefault="008737C7">
      <w:pPr>
        <w:spacing w:after="120"/>
        <w:jc w:val="center"/>
      </w:pPr>
      <w:r>
        <w:rPr>
          <w:b/>
          <w:bCs/>
        </w:rPr>
        <w:t>Please note on envelope: Bid Enclosed — Street Resurfacing, Contract No. STR-27</w:t>
      </w:r>
    </w:p>
    <w:p w14:paraId="6E0EB144" w14:textId="77777777" w:rsidR="004C693F" w:rsidRDefault="008737C7">
      <w:pPr>
        <w:spacing w:after="240"/>
        <w:jc w:val="center"/>
      </w:pPr>
      <w:r>
        <w:rPr>
          <w:b/>
          <w:bCs/>
          <w:i/>
          <w:iCs/>
        </w:rPr>
        <w:t>Do Not Separate the Bid Form from the Bid Package.</w:t>
      </w:r>
    </w:p>
    <w:p w14:paraId="44B373DD" w14:textId="77777777" w:rsidR="004C693F" w:rsidRDefault="008737C7">
      <w:pPr>
        <w:spacing w:after="140"/>
      </w:pPr>
      <w:r>
        <w:t>1. The undersigned Bidder proposes and agrees, if this bid is accepted, to enter into a contract with the Town of China Grove on the provided Standard Form Construction Contract to perform and furnish all work as specified or indicated in the contract documents, within the specified time and for the amount indicated in this bid, and in accordance with the other terms and conditions of the contract documents.</w:t>
      </w:r>
    </w:p>
    <w:p w14:paraId="3370D05C" w14:textId="77777777" w:rsidR="004C693F" w:rsidRDefault="008737C7">
      <w:pPr>
        <w:spacing w:after="140"/>
      </w:pPr>
      <w:r>
        <w:t>2. The Bidder accepts all of the terms and conditions of the Invitation to Bid and the General Conditions, including without limitation those dealing with the disposition of bid security. This bid will remain subject to acceptance for SIXTY (60) days after the day of bid opening. The Bidder will sign and submit the contract together with the Certificate of Insurance, Performance Bond, Payment Bond, and any associated Power of Attorney documents and other documents required by the contract documents within FOURTEEN (14) days after the date of the Town's Notice of Award.</w:t>
      </w:r>
    </w:p>
    <w:p w14:paraId="09F6228E" w14:textId="77777777" w:rsidR="004C693F" w:rsidRDefault="008737C7">
      <w:pPr>
        <w:spacing w:after="140"/>
      </w:pPr>
      <w:r>
        <w:t>3. In submitting this bid, the Bidder represents that:</w:t>
      </w:r>
    </w:p>
    <w:p w14:paraId="42985FDA" w14:textId="77777777" w:rsidR="004C693F" w:rsidRDefault="008737C7">
      <w:pPr>
        <w:spacing w:after="140"/>
        <w:ind w:left="360"/>
      </w:pPr>
      <w:r>
        <w:t>a. Bidder has examined copies of all the bidding documents and of the following Addenda (receipt of all of which is hereby acknowledged):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4C693F" w14:paraId="7D401757" w14:textId="77777777">
        <w:trPr>
          <w:tblHeader/>
        </w:trPr>
        <w:tc>
          <w:tcPr>
            <w:tcW w:w="2340" w:type="dxa"/>
            <w:shd w:val="clear" w:color="auto" w:fill="D9D9D9"/>
            <w:tcMar>
              <w:top w:w="50" w:type="dxa"/>
              <w:left w:w="90" w:type="dxa"/>
              <w:bottom w:w="50" w:type="dxa"/>
              <w:right w:w="90" w:type="dxa"/>
            </w:tcMar>
            <w:vAlign w:val="center"/>
          </w:tcPr>
          <w:p w14:paraId="6AA205DC" w14:textId="77777777" w:rsidR="004C693F" w:rsidRDefault="008737C7">
            <w:r>
              <w:rPr>
                <w:b/>
                <w:bCs/>
                <w:sz w:val="19"/>
                <w:szCs w:val="19"/>
              </w:rPr>
              <w:t>Addendum No.</w:t>
            </w:r>
          </w:p>
        </w:tc>
        <w:tc>
          <w:tcPr>
            <w:tcW w:w="2340" w:type="dxa"/>
            <w:shd w:val="clear" w:color="auto" w:fill="D9D9D9"/>
            <w:tcMar>
              <w:top w:w="50" w:type="dxa"/>
              <w:left w:w="90" w:type="dxa"/>
              <w:bottom w:w="50" w:type="dxa"/>
              <w:right w:w="90" w:type="dxa"/>
            </w:tcMar>
            <w:vAlign w:val="center"/>
          </w:tcPr>
          <w:p w14:paraId="64C7B6B1" w14:textId="77777777" w:rsidR="004C693F" w:rsidRDefault="008737C7">
            <w:r>
              <w:rPr>
                <w:b/>
                <w:bCs/>
                <w:sz w:val="19"/>
                <w:szCs w:val="19"/>
              </w:rPr>
              <w:t>Dated</w:t>
            </w:r>
          </w:p>
        </w:tc>
        <w:tc>
          <w:tcPr>
            <w:tcW w:w="2340" w:type="dxa"/>
            <w:shd w:val="clear" w:color="auto" w:fill="D9D9D9"/>
            <w:tcMar>
              <w:top w:w="50" w:type="dxa"/>
              <w:left w:w="90" w:type="dxa"/>
              <w:bottom w:w="50" w:type="dxa"/>
              <w:right w:w="90" w:type="dxa"/>
            </w:tcMar>
            <w:vAlign w:val="center"/>
          </w:tcPr>
          <w:p w14:paraId="5CB8821C" w14:textId="77777777" w:rsidR="004C693F" w:rsidRDefault="008737C7">
            <w:r>
              <w:rPr>
                <w:b/>
                <w:bCs/>
                <w:sz w:val="19"/>
                <w:szCs w:val="19"/>
              </w:rPr>
              <w:t>Addendum No.</w:t>
            </w:r>
          </w:p>
        </w:tc>
        <w:tc>
          <w:tcPr>
            <w:tcW w:w="2340" w:type="dxa"/>
            <w:shd w:val="clear" w:color="auto" w:fill="D9D9D9"/>
            <w:tcMar>
              <w:top w:w="50" w:type="dxa"/>
              <w:left w:w="90" w:type="dxa"/>
              <w:bottom w:w="50" w:type="dxa"/>
              <w:right w:w="90" w:type="dxa"/>
            </w:tcMar>
            <w:vAlign w:val="center"/>
          </w:tcPr>
          <w:p w14:paraId="2D6455E6" w14:textId="77777777" w:rsidR="004C693F" w:rsidRDefault="008737C7">
            <w:r>
              <w:rPr>
                <w:b/>
                <w:bCs/>
                <w:sz w:val="19"/>
                <w:szCs w:val="19"/>
              </w:rPr>
              <w:t>Dated</w:t>
            </w:r>
          </w:p>
        </w:tc>
      </w:tr>
      <w:tr w:rsidR="004C693F" w14:paraId="478ABF7C" w14:textId="77777777">
        <w:tc>
          <w:tcPr>
            <w:tcW w:w="2340" w:type="dxa"/>
            <w:tcMar>
              <w:top w:w="50" w:type="dxa"/>
              <w:left w:w="90" w:type="dxa"/>
              <w:bottom w:w="50" w:type="dxa"/>
              <w:right w:w="90" w:type="dxa"/>
            </w:tcMar>
            <w:vAlign w:val="center"/>
          </w:tcPr>
          <w:p w14:paraId="1ECC6D0D" w14:textId="77777777" w:rsidR="004C693F" w:rsidRDefault="004C693F"/>
        </w:tc>
        <w:tc>
          <w:tcPr>
            <w:tcW w:w="2340" w:type="dxa"/>
            <w:tcMar>
              <w:top w:w="50" w:type="dxa"/>
              <w:left w:w="90" w:type="dxa"/>
              <w:bottom w:w="50" w:type="dxa"/>
              <w:right w:w="90" w:type="dxa"/>
            </w:tcMar>
            <w:vAlign w:val="center"/>
          </w:tcPr>
          <w:p w14:paraId="23805CB9" w14:textId="77777777" w:rsidR="004C693F" w:rsidRDefault="004C693F"/>
        </w:tc>
        <w:tc>
          <w:tcPr>
            <w:tcW w:w="2340" w:type="dxa"/>
            <w:tcMar>
              <w:top w:w="50" w:type="dxa"/>
              <w:left w:w="90" w:type="dxa"/>
              <w:bottom w:w="50" w:type="dxa"/>
              <w:right w:w="90" w:type="dxa"/>
            </w:tcMar>
            <w:vAlign w:val="center"/>
          </w:tcPr>
          <w:p w14:paraId="0E71E640" w14:textId="77777777" w:rsidR="004C693F" w:rsidRDefault="004C693F"/>
        </w:tc>
        <w:tc>
          <w:tcPr>
            <w:tcW w:w="2340" w:type="dxa"/>
            <w:tcMar>
              <w:top w:w="50" w:type="dxa"/>
              <w:left w:w="90" w:type="dxa"/>
              <w:bottom w:w="50" w:type="dxa"/>
              <w:right w:w="90" w:type="dxa"/>
            </w:tcMar>
            <w:vAlign w:val="center"/>
          </w:tcPr>
          <w:p w14:paraId="429ACBD7" w14:textId="77777777" w:rsidR="004C693F" w:rsidRDefault="004C693F"/>
        </w:tc>
      </w:tr>
      <w:tr w:rsidR="004C693F" w14:paraId="1BBA37D8" w14:textId="77777777">
        <w:tc>
          <w:tcPr>
            <w:tcW w:w="2340" w:type="dxa"/>
            <w:tcMar>
              <w:top w:w="50" w:type="dxa"/>
              <w:left w:w="90" w:type="dxa"/>
              <w:bottom w:w="50" w:type="dxa"/>
              <w:right w:w="90" w:type="dxa"/>
            </w:tcMar>
            <w:vAlign w:val="center"/>
          </w:tcPr>
          <w:p w14:paraId="30E0E3B8" w14:textId="77777777" w:rsidR="004C693F" w:rsidRDefault="004C693F"/>
        </w:tc>
        <w:tc>
          <w:tcPr>
            <w:tcW w:w="2340" w:type="dxa"/>
            <w:tcMar>
              <w:top w:w="50" w:type="dxa"/>
              <w:left w:w="90" w:type="dxa"/>
              <w:bottom w:w="50" w:type="dxa"/>
              <w:right w:w="90" w:type="dxa"/>
            </w:tcMar>
            <w:vAlign w:val="center"/>
          </w:tcPr>
          <w:p w14:paraId="3E8CE45C" w14:textId="77777777" w:rsidR="004C693F" w:rsidRDefault="004C693F"/>
        </w:tc>
        <w:tc>
          <w:tcPr>
            <w:tcW w:w="2340" w:type="dxa"/>
            <w:tcMar>
              <w:top w:w="50" w:type="dxa"/>
              <w:left w:w="90" w:type="dxa"/>
              <w:bottom w:w="50" w:type="dxa"/>
              <w:right w:w="90" w:type="dxa"/>
            </w:tcMar>
            <w:vAlign w:val="center"/>
          </w:tcPr>
          <w:p w14:paraId="3E216115" w14:textId="77777777" w:rsidR="004C693F" w:rsidRDefault="004C693F"/>
        </w:tc>
        <w:tc>
          <w:tcPr>
            <w:tcW w:w="2340" w:type="dxa"/>
            <w:tcMar>
              <w:top w:w="50" w:type="dxa"/>
              <w:left w:w="90" w:type="dxa"/>
              <w:bottom w:w="50" w:type="dxa"/>
              <w:right w:w="90" w:type="dxa"/>
            </w:tcMar>
            <w:vAlign w:val="center"/>
          </w:tcPr>
          <w:p w14:paraId="21963D4B" w14:textId="77777777" w:rsidR="004C693F" w:rsidRDefault="004C693F"/>
        </w:tc>
      </w:tr>
      <w:tr w:rsidR="004C693F" w14:paraId="58E27167" w14:textId="77777777">
        <w:tc>
          <w:tcPr>
            <w:tcW w:w="2340" w:type="dxa"/>
            <w:tcMar>
              <w:top w:w="50" w:type="dxa"/>
              <w:left w:w="90" w:type="dxa"/>
              <w:bottom w:w="50" w:type="dxa"/>
              <w:right w:w="90" w:type="dxa"/>
            </w:tcMar>
            <w:vAlign w:val="center"/>
          </w:tcPr>
          <w:p w14:paraId="51FD2BE4" w14:textId="77777777" w:rsidR="004C693F" w:rsidRDefault="004C693F"/>
        </w:tc>
        <w:tc>
          <w:tcPr>
            <w:tcW w:w="2340" w:type="dxa"/>
            <w:tcMar>
              <w:top w:w="50" w:type="dxa"/>
              <w:left w:w="90" w:type="dxa"/>
              <w:bottom w:w="50" w:type="dxa"/>
              <w:right w:w="90" w:type="dxa"/>
            </w:tcMar>
            <w:vAlign w:val="center"/>
          </w:tcPr>
          <w:p w14:paraId="78899C2C" w14:textId="77777777" w:rsidR="004C693F" w:rsidRDefault="004C693F"/>
        </w:tc>
        <w:tc>
          <w:tcPr>
            <w:tcW w:w="2340" w:type="dxa"/>
            <w:tcMar>
              <w:top w:w="50" w:type="dxa"/>
              <w:left w:w="90" w:type="dxa"/>
              <w:bottom w:w="50" w:type="dxa"/>
              <w:right w:w="90" w:type="dxa"/>
            </w:tcMar>
            <w:vAlign w:val="center"/>
          </w:tcPr>
          <w:p w14:paraId="523935BA" w14:textId="77777777" w:rsidR="004C693F" w:rsidRDefault="004C693F"/>
        </w:tc>
        <w:tc>
          <w:tcPr>
            <w:tcW w:w="2340" w:type="dxa"/>
            <w:tcMar>
              <w:top w:w="50" w:type="dxa"/>
              <w:left w:w="90" w:type="dxa"/>
              <w:bottom w:w="50" w:type="dxa"/>
              <w:right w:w="90" w:type="dxa"/>
            </w:tcMar>
            <w:vAlign w:val="center"/>
          </w:tcPr>
          <w:p w14:paraId="77CEF037" w14:textId="77777777" w:rsidR="004C693F" w:rsidRDefault="004C693F"/>
        </w:tc>
      </w:tr>
    </w:tbl>
    <w:p w14:paraId="02256D57" w14:textId="77777777" w:rsidR="004C693F" w:rsidRDefault="004C693F">
      <w:pPr>
        <w:spacing w:after="140"/>
      </w:pPr>
    </w:p>
    <w:p w14:paraId="70E04BD0" w14:textId="77777777" w:rsidR="004C693F" w:rsidRDefault="008737C7">
      <w:pPr>
        <w:spacing w:after="140"/>
        <w:ind w:left="360"/>
      </w:pPr>
      <w:r>
        <w:t>b. Bidder has visited the site and become familiar with and is satisfied as to the general, local, and site conditions that may affect cost, progress, performance, and furnishing of the work.</w:t>
      </w:r>
    </w:p>
    <w:p w14:paraId="67C96705" w14:textId="77777777" w:rsidR="004C693F" w:rsidRDefault="008737C7">
      <w:pPr>
        <w:spacing w:after="140"/>
        <w:ind w:left="360"/>
      </w:pPr>
      <w:r>
        <w:t>c. Bidder is familiar with and has satisfied itself as to all federal, State, and local laws and regulations that may affect cost, progress, performance, and furnishing of the work.</w:t>
      </w:r>
    </w:p>
    <w:p w14:paraId="34821058" w14:textId="77777777" w:rsidR="004C693F" w:rsidRDefault="008737C7">
      <w:pPr>
        <w:spacing w:after="140"/>
        <w:ind w:left="360"/>
      </w:pPr>
      <w:r>
        <w:t>d. Bidder is aware of the general nature of work to be performed by the Town and others at the site that relates to the work for which this bid is submitted, as indicated in the contract documents.</w:t>
      </w:r>
    </w:p>
    <w:p w14:paraId="7CB9DE86" w14:textId="77777777" w:rsidR="004C693F" w:rsidRDefault="008737C7">
      <w:pPr>
        <w:spacing w:after="140"/>
        <w:ind w:left="360"/>
      </w:pPr>
      <w:r>
        <w:t>e. Bidder has correlated the information known to Bidder, information and observations obtained from visits to the site, reports and drawings identified in the contract documents, and any additional examinations, investigations, explorations, tests, studies, utility locations, and data with the contract documents.</w:t>
      </w:r>
    </w:p>
    <w:p w14:paraId="019AC3BA" w14:textId="77777777" w:rsidR="004C693F" w:rsidRDefault="008737C7">
      <w:pPr>
        <w:spacing w:after="140"/>
        <w:ind w:left="360"/>
      </w:pPr>
      <w:r>
        <w:t xml:space="preserve">f. Bidder has given the Director written notice of all conflicts, errors, ambiguities, or discrepancies that Bidder has discovered in the contract documents; the written resolution thereof by the Director is </w:t>
        <w:lastRenderedPageBreak/>
        <w:t>acceptable to Bidder; and the contract documents are generally sufficient to indicate and convey understanding of all terms and conditions for performing and furnishing the work.</w:t>
      </w:r>
    </w:p>
    <w:p w14:paraId="29537297" w14:textId="77777777" w:rsidR="004C693F" w:rsidRDefault="008737C7">
      <w:pPr>
        <w:spacing w:after="140"/>
        <w:ind w:left="360"/>
      </w:pPr>
      <w:r>
        <w:t>g. This bid is genuine and not made in the interest of or on behalf of any undisclosed person, firm, or corporation, and is not submitted in conformity with any agreement or rules of any group, association, organization, or corporation; Bidder has not directly or indirectly induced or solicited any other Bidder to submit a false or sham bid; Bidder has not solicited or induced any person, firm, or corporation to refrain from bidding; and Bidder has not sought by collusion to obtain for itself any advantage over any other Bidder or over the Town of China Grove.</w:t>
      </w:r>
    </w:p>
    <w:p w14:paraId="015FD14B" w14:textId="77777777" w:rsidR="004C693F" w:rsidRDefault="008737C7">
      <w:pPr>
        <w:spacing w:after="140"/>
        <w:ind w:left="360"/>
      </w:pPr>
      <w:r>
        <w:t>h. Bidder holds a current North Carolina general contractor license in the classification and limitation appropriate to this work, and certifies that it is not listed on the Final Divestment List (N.C.G.S. § 147-86.58) or the restricted companies list for boycotts of Israel (N.C.G.S. § 147-86.81), and has not been debarred under N.C.G.S. § 133-27.</w:t>
      </w:r>
    </w:p>
    <w:p w14:paraId="53ECDF55" w14:textId="77777777" w:rsidR="004C693F" w:rsidRDefault="008737C7">
      <w:pPr>
        <w:spacing w:after="140"/>
      </w:pPr>
      <w:r>
        <w:t>4. Bidder will complete the work for the following unit prices. Quantities indicated are estimated and not guaranteed; they are solely for comparing bids and establishing the initial contract amount. Final payment will be based on actual quantities.</w:t>
      </w:r>
    </w:p>
    <w:p w14:paraId="4140A11A" w14:textId="77777777" w:rsidR="004C693F" w:rsidRDefault="008737C7">
      <w:pPr>
        <w:keepNext/>
        <w:spacing w:before="200" w:after="200"/>
        <w:jc w:val="center"/>
      </w:pPr>
      <w:r>
        <w:rPr>
          <w:b/>
          <w:bCs/>
          <w:sz w:val="26"/>
          <w:szCs w:val="26"/>
          <w:u w:val="single"/>
        </w:rPr>
        <w:t>STREET PRESERVATION WORK</w:t>
      </w:r>
    </w:p>
    <w:p w14:paraId="67712847" w14:textId="77777777" w:rsidR="004C693F" w:rsidRDefault="008737C7">
      <w:pPr>
        <w:spacing w:after="140"/>
      </w:pPr>
      <w:r>
        <w:t>The following sections of the bid are for crack and joint sealing, patching, leveling, milling, resurfacing, re-striping, re-marking, re-installation of permanent raised pavement markings, and incidental concrete work on designated streets in the Town of China Grove as indicated in the Special Conditions and Attachment 1, in accordance with the provisions of the Standard Specifications and Standard Drawings and the requirements shown in the contract documents.</w:t>
      </w:r>
    </w:p>
    <w:p w14:paraId="7B2310B8" w14:textId="77777777" w:rsidR="004C693F" w:rsidRDefault="008737C7">
      <w:pPr>
        <w:spacing w:after="140"/>
      </w:pPr>
      <w:r>
        <w:t>All costs associated with mobilizations for all work under this contract — including preparatory work and operations, movement of personnel, equipment, supplies, and incidentals to the project site; establishment of offices, buildings, and other facilities necessary for work on the project; removal and disbandment of those personnel, equipment, supplies, incidentals, and facilities; and all other work and operations including pedestrian safety and traffic control that must be performed prior to beginning work on the various items at the project site — shall be included in and covered by the unit prices bid for each pay item.</w:t>
      </w:r>
    </w:p>
    <w:p w14:paraId="0B455663" w14:textId="77777777" w:rsidR="004C693F" w:rsidRDefault="008737C7">
      <w:pPr>
        <w:spacing w:after="140"/>
      </w:pPr>
      <w:r>
        <w:t>Inspection, quality control management, and required testing for any and all materials used for the work shall be in accordance with the Standard Specifications and the requirements shown in the contract documents.</w:t>
      </w:r>
    </w:p>
    <w:p w14:paraId="7E0FCB09" w14:textId="77777777" w:rsidR="004C693F" w:rsidRDefault="008737C7">
      <w:pPr>
        <w:keepNext/>
        <w:spacing w:before="160" w:after="100"/>
      </w:pPr>
      <w:r>
        <w:rPr>
          <w:b/>
          <w:bCs/>
        </w:rPr>
        <w:t>Crack and Joint Sealing Section Bid</w:t>
      </w:r>
    </w:p>
    <w:p w14:paraId="3EED0584" w14:textId="77777777" w:rsidR="004C693F" w:rsidRDefault="008737C7">
      <w:pPr>
        <w:spacing w:after="140"/>
      </w:pPr>
      <w:r>
        <w:t>This section of the bid is for crack sealing longitudinal and transverse cracks and joints with PS/AR (hot-poured rubber asphalt) on streets designated for such work in the Special Conditions. It is the intent of this contract that crack sealing operations be accomplished in an expeditious manner during cooler weather conditions (between the months of September and December). The work also includes all construction methods specified in Section 657-3 of the Standard Specifications and all else required to the satisfaction of the Town of China Grove. The Contractor will not be required to seal existing edge joints. Scheduling shall be coordinated with the Town.</w:t>
      </w:r>
    </w:p>
    <w:p w14:paraId="25F96C80" w14:textId="77777777" w:rsidR="004C693F" w:rsidRDefault="008737C7">
      <w:pPr>
        <w:spacing w:after="140"/>
      </w:pPr>
      <w:r>
        <w:t>Equipment. A hot compressed air (HCA) lance shall be used to blast out vegetation, dirt, dampness, and loose material from the cracks and joints. A trailer-mounted 190-gallon safety-tested crack sealant preheater melter kettle, with horizontally mounted full-sweep double paddle agitator, shall be used to preheat the sealant.</w:t>
      </w:r>
    </w:p>
    <w:p w14:paraId="6CC43247" w14:textId="77777777" w:rsidR="004C693F" w:rsidRDefault="008737C7">
      <w:pPr>
        <w:spacing w:after="140"/>
      </w:pPr>
      <w:r>
        <w:lastRenderedPageBreak/>
        <w:t>Construction Requirements. All construction methods shall be in accordance with Section 657-3 of the Standard Specifications; follow the manufacturer's recommendations. Sealing operations shall not be conducted when the surface temperature of the pavement is below 32°F. Prior to installing the PS/AR, all objectionable material shall be blasted from the cracks and joints with an HCA lance having a minimum 3,000°F temperature and a minimum jet force of 3,000 ft./sec. Joints and cracks shall be clean, warm, and dry prior to sealing. Application of the PS/AR shall be at a temperature between 370°F minimum and 420°F maximum using a pressure screed shoe to completely fill the cracks or joints, leaving a sealed 2-inch overband. Excessive overbanding or waste of material will not be tolerated. Immediately squeegee the crack or joint to minimize the height of the overband. All cracks or joints shall have a minimum 1/8-inch depth of sealant installed. After sealing, promptly remove any excess sealer from the pavement. Traffic is not to be permitted over the sealed areas unless approved by the Director. Sand or the manufacturer's recommended material may be applied on top of the sealant to prevent traffic pick-up.</w:t>
      </w:r>
    </w:p>
    <w:p w14:paraId="3DC9CE72" w14:textId="77777777" w:rsidR="004C693F" w:rsidRDefault="008737C7">
      <w:pPr>
        <w:spacing w:after="140"/>
      </w:pPr>
      <w:r>
        <w:t>Method of Measurement and Basis of Payment. The quantity of sealing existing pavement cracks and joints will be measured by the actual number of pounds of PS/AR material satisfactorily used to seal pavement cracks and joints on the designated streets. Any material spilled, used in excessive overbanding, wasted, misapplied, or unsatisfactorily used will be deducted in determining quantities for payment, as determined by the Director. The quantity of PS/AR material, measured as provided above, will be paid for at the contract unit price per pound.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20"/>
        <w:gridCol w:w="3900"/>
        <w:gridCol w:w="1080"/>
        <w:gridCol w:w="900"/>
        <w:gridCol w:w="1330"/>
        <w:gridCol w:w="1330"/>
      </w:tblGrid>
      <w:tr w:rsidR="004C693F" w14:paraId="28CD2A29" w14:textId="77777777">
        <w:trPr>
          <w:tblHeader/>
        </w:trPr>
        <w:tc>
          <w:tcPr>
            <w:tcW w:w="820" w:type="dxa"/>
            <w:shd w:val="clear" w:color="auto" w:fill="D9D9D9"/>
            <w:tcMar>
              <w:top w:w="50" w:type="dxa"/>
              <w:left w:w="90" w:type="dxa"/>
              <w:bottom w:w="50" w:type="dxa"/>
              <w:right w:w="90" w:type="dxa"/>
            </w:tcMar>
            <w:vAlign w:val="center"/>
          </w:tcPr>
          <w:p w14:paraId="0201C09D" w14:textId="77777777" w:rsidR="004C693F" w:rsidRDefault="008737C7">
            <w:pPr>
              <w:jc w:val="center"/>
            </w:pPr>
            <w:r>
              <w:rPr>
                <w:b/>
                <w:bCs/>
                <w:sz w:val="19"/>
                <w:szCs w:val="19"/>
              </w:rPr>
              <w:t>Pay Item</w:t>
            </w:r>
          </w:p>
        </w:tc>
        <w:tc>
          <w:tcPr>
            <w:tcW w:w="3900" w:type="dxa"/>
            <w:shd w:val="clear" w:color="auto" w:fill="D9D9D9"/>
            <w:tcMar>
              <w:top w:w="50" w:type="dxa"/>
              <w:left w:w="90" w:type="dxa"/>
              <w:bottom w:w="50" w:type="dxa"/>
              <w:right w:w="90" w:type="dxa"/>
            </w:tcMar>
            <w:vAlign w:val="center"/>
          </w:tcPr>
          <w:p w14:paraId="1846E84E" w14:textId="77777777" w:rsidR="004C693F" w:rsidRDefault="008737C7">
            <w:pPr>
              <w:jc w:val="center"/>
            </w:pPr>
            <w:r>
              <w:rPr>
                <w:b/>
                <w:bCs/>
                <w:sz w:val="19"/>
                <w:szCs w:val="19"/>
              </w:rPr>
              <w:t>Pay Item Description</w:t>
            </w:r>
          </w:p>
        </w:tc>
        <w:tc>
          <w:tcPr>
            <w:tcW w:w="1080" w:type="dxa"/>
            <w:shd w:val="clear" w:color="auto" w:fill="D9D9D9"/>
            <w:tcMar>
              <w:top w:w="50" w:type="dxa"/>
              <w:left w:w="90" w:type="dxa"/>
              <w:bottom w:w="50" w:type="dxa"/>
              <w:right w:w="90" w:type="dxa"/>
            </w:tcMar>
            <w:vAlign w:val="center"/>
          </w:tcPr>
          <w:p w14:paraId="734AC4B0" w14:textId="77777777" w:rsidR="004C693F" w:rsidRDefault="008737C7">
            <w:pPr>
              <w:jc w:val="center"/>
            </w:pPr>
            <w:r>
              <w:rPr>
                <w:b/>
                <w:bCs/>
                <w:sz w:val="19"/>
                <w:szCs w:val="19"/>
              </w:rPr>
              <w:t>Quantity</w:t>
            </w:r>
          </w:p>
        </w:tc>
        <w:tc>
          <w:tcPr>
            <w:tcW w:w="900" w:type="dxa"/>
            <w:shd w:val="clear" w:color="auto" w:fill="D9D9D9"/>
            <w:tcMar>
              <w:top w:w="50" w:type="dxa"/>
              <w:left w:w="90" w:type="dxa"/>
              <w:bottom w:w="50" w:type="dxa"/>
              <w:right w:w="90" w:type="dxa"/>
            </w:tcMar>
            <w:vAlign w:val="center"/>
          </w:tcPr>
          <w:p w14:paraId="1668884E" w14:textId="77777777" w:rsidR="004C693F" w:rsidRDefault="008737C7">
            <w:pPr>
              <w:jc w:val="center"/>
            </w:pPr>
            <w:r>
              <w:rPr>
                <w:b/>
                <w:bCs/>
                <w:sz w:val="19"/>
                <w:szCs w:val="19"/>
              </w:rPr>
              <w:t>Units</w:t>
            </w:r>
          </w:p>
        </w:tc>
        <w:tc>
          <w:tcPr>
            <w:tcW w:w="1330" w:type="dxa"/>
            <w:shd w:val="clear" w:color="auto" w:fill="D9D9D9"/>
            <w:tcMar>
              <w:top w:w="50" w:type="dxa"/>
              <w:left w:w="90" w:type="dxa"/>
              <w:bottom w:w="50" w:type="dxa"/>
              <w:right w:w="90" w:type="dxa"/>
            </w:tcMar>
            <w:vAlign w:val="center"/>
          </w:tcPr>
          <w:p w14:paraId="4341CF42" w14:textId="77777777" w:rsidR="004C693F" w:rsidRDefault="008737C7">
            <w:pPr>
              <w:jc w:val="center"/>
            </w:pPr>
            <w:r>
              <w:rPr>
                <w:b/>
                <w:bCs/>
                <w:sz w:val="19"/>
                <w:szCs w:val="19"/>
              </w:rPr>
              <w:t>Unit Price ($)</w:t>
            </w:r>
          </w:p>
        </w:tc>
        <w:tc>
          <w:tcPr>
            <w:tcW w:w="1330" w:type="dxa"/>
            <w:shd w:val="clear" w:color="auto" w:fill="D9D9D9"/>
            <w:tcMar>
              <w:top w:w="50" w:type="dxa"/>
              <w:left w:w="90" w:type="dxa"/>
              <w:bottom w:w="50" w:type="dxa"/>
              <w:right w:w="90" w:type="dxa"/>
            </w:tcMar>
            <w:vAlign w:val="center"/>
          </w:tcPr>
          <w:p w14:paraId="4EB8F649" w14:textId="77777777" w:rsidR="004C693F" w:rsidRDefault="008737C7">
            <w:pPr>
              <w:jc w:val="center"/>
            </w:pPr>
            <w:r>
              <w:rPr>
                <w:b/>
                <w:bCs/>
                <w:sz w:val="19"/>
                <w:szCs w:val="19"/>
              </w:rPr>
              <w:t>Amount ($)</w:t>
            </w:r>
          </w:p>
        </w:tc>
      </w:tr>
      <w:tr w:rsidR="004C693F" w14:paraId="75B6D6D8" w14:textId="77777777">
        <w:tc>
          <w:tcPr>
            <w:tcW w:w="820" w:type="dxa"/>
            <w:tcMar>
              <w:top w:w="50" w:type="dxa"/>
              <w:left w:w="90" w:type="dxa"/>
              <w:bottom w:w="50" w:type="dxa"/>
              <w:right w:w="90" w:type="dxa"/>
            </w:tcMar>
            <w:vAlign w:val="center"/>
          </w:tcPr>
          <w:p w14:paraId="61D71FFD" w14:textId="77777777" w:rsidR="004C693F" w:rsidRDefault="008737C7">
            <w:r>
              <w:rPr>
                <w:sz w:val="19"/>
                <w:szCs w:val="19"/>
              </w:rPr>
              <w:t>1.1</w:t>
            </w:r>
          </w:p>
        </w:tc>
        <w:tc>
          <w:tcPr>
            <w:tcW w:w="3900" w:type="dxa"/>
            <w:tcMar>
              <w:top w:w="50" w:type="dxa"/>
              <w:left w:w="90" w:type="dxa"/>
              <w:bottom w:w="50" w:type="dxa"/>
              <w:right w:w="90" w:type="dxa"/>
            </w:tcMar>
            <w:vAlign w:val="center"/>
          </w:tcPr>
          <w:p w14:paraId="14F3167D" w14:textId="77777777" w:rsidR="004C693F" w:rsidRDefault="008737C7">
            <w:r>
              <w:rPr>
                <w:sz w:val="19"/>
                <w:szCs w:val="19"/>
              </w:rPr>
              <w:t>Seal existing pavement cracks and joints</w:t>
            </w:r>
          </w:p>
        </w:tc>
        <w:tc>
          <w:tcPr>
            <w:tcW w:w="1080" w:type="dxa"/>
            <w:tcMar>
              <w:top w:w="50" w:type="dxa"/>
              <w:left w:w="90" w:type="dxa"/>
              <w:bottom w:w="50" w:type="dxa"/>
              <w:right w:w="90" w:type="dxa"/>
            </w:tcMar>
            <w:vAlign w:val="center"/>
          </w:tcPr>
          <w:p w14:paraId="4CB26A43" w14:textId="77777777" w:rsidR="004C693F" w:rsidRDefault="008737C7">
            <w:pPr>
              <w:jc w:val="center"/>
            </w:pPr>
            <w:r>
              <w:rPr>
                <w:sz w:val="19"/>
                <w:szCs w:val="19"/>
              </w:rPr>
              <w:t>________</w:t>
            </w:r>
          </w:p>
        </w:tc>
        <w:tc>
          <w:tcPr>
            <w:tcW w:w="900" w:type="dxa"/>
            <w:tcMar>
              <w:top w:w="50" w:type="dxa"/>
              <w:left w:w="90" w:type="dxa"/>
              <w:bottom w:w="50" w:type="dxa"/>
              <w:right w:w="90" w:type="dxa"/>
            </w:tcMar>
            <w:vAlign w:val="center"/>
          </w:tcPr>
          <w:p w14:paraId="73A376A9" w14:textId="77777777" w:rsidR="004C693F" w:rsidRDefault="008737C7">
            <w:pPr>
              <w:jc w:val="center"/>
            </w:pPr>
            <w:r>
              <w:rPr>
                <w:sz w:val="19"/>
                <w:szCs w:val="19"/>
              </w:rPr>
              <w:t>lbs.</w:t>
            </w:r>
          </w:p>
        </w:tc>
        <w:tc>
          <w:tcPr>
            <w:tcW w:w="1330" w:type="dxa"/>
            <w:tcMar>
              <w:top w:w="50" w:type="dxa"/>
              <w:left w:w="90" w:type="dxa"/>
              <w:bottom w:w="50" w:type="dxa"/>
              <w:right w:w="90" w:type="dxa"/>
            </w:tcMar>
            <w:vAlign w:val="center"/>
          </w:tcPr>
          <w:p w14:paraId="610C27EE" w14:textId="77777777" w:rsidR="004C693F" w:rsidRDefault="008737C7">
            <w:pPr>
              <w:jc w:val="center"/>
            </w:pPr>
            <w:r>
              <w:rPr>
                <w:sz w:val="19"/>
                <w:szCs w:val="19"/>
              </w:rPr>
              <w:t>$__________</w:t>
            </w:r>
          </w:p>
        </w:tc>
        <w:tc>
          <w:tcPr>
            <w:tcW w:w="1330" w:type="dxa"/>
            <w:tcMar>
              <w:top w:w="50" w:type="dxa"/>
              <w:left w:w="90" w:type="dxa"/>
              <w:bottom w:w="50" w:type="dxa"/>
              <w:right w:w="90" w:type="dxa"/>
            </w:tcMar>
            <w:vAlign w:val="center"/>
          </w:tcPr>
          <w:p w14:paraId="2A64BD17" w14:textId="77777777" w:rsidR="004C693F" w:rsidRDefault="008737C7">
            <w:pPr>
              <w:jc w:val="center"/>
            </w:pPr>
            <w:r>
              <w:rPr>
                <w:sz w:val="19"/>
                <w:szCs w:val="19"/>
              </w:rPr>
              <w:t>$__________</w:t>
            </w:r>
          </w:p>
        </w:tc>
      </w:tr>
      <w:tr w:rsidR="004C693F" w14:paraId="4ACD1354" w14:textId="77777777">
        <w:tc>
          <w:tcPr>
            <w:tcW w:w="8030" w:type="dxa"/>
            <w:gridSpan w:val="5"/>
            <w:shd w:val="clear" w:color="auto" w:fill="F2F2F2"/>
            <w:tcMar>
              <w:top w:w="50" w:type="dxa"/>
              <w:left w:w="90" w:type="dxa"/>
              <w:bottom w:w="50" w:type="dxa"/>
              <w:right w:w="90" w:type="dxa"/>
            </w:tcMar>
            <w:vAlign w:val="center"/>
          </w:tcPr>
          <w:p w14:paraId="025D2538" w14:textId="77777777" w:rsidR="004C693F" w:rsidRDefault="008737C7">
            <w:pPr>
              <w:jc w:val="right"/>
            </w:pPr>
            <w:r>
              <w:rPr>
                <w:b/>
                <w:bCs/>
                <w:sz w:val="19"/>
                <w:szCs w:val="19"/>
              </w:rPr>
              <w:t>Total — Crack and Joint Sealing Section Bid</w:t>
            </w:r>
          </w:p>
        </w:tc>
        <w:tc>
          <w:tcPr>
            <w:tcW w:w="1330" w:type="dxa"/>
            <w:shd w:val="clear" w:color="auto" w:fill="F2F2F2"/>
            <w:tcMar>
              <w:top w:w="50" w:type="dxa"/>
              <w:left w:w="90" w:type="dxa"/>
              <w:bottom w:w="50" w:type="dxa"/>
              <w:right w:w="90" w:type="dxa"/>
            </w:tcMar>
            <w:vAlign w:val="center"/>
          </w:tcPr>
          <w:p w14:paraId="4A69757D" w14:textId="77777777" w:rsidR="004C693F" w:rsidRDefault="008737C7">
            <w:pPr>
              <w:jc w:val="center"/>
            </w:pPr>
            <w:r>
              <w:rPr>
                <w:sz w:val="19"/>
                <w:szCs w:val="19"/>
              </w:rPr>
              <w:t>$__________</w:t>
            </w:r>
          </w:p>
        </w:tc>
      </w:tr>
    </w:tbl>
    <w:p w14:paraId="386B62F8" w14:textId="77777777" w:rsidR="004C693F" w:rsidRDefault="008737C7">
      <w:pPr>
        <w:keepNext/>
        <w:spacing w:before="240" w:after="100"/>
      </w:pPr>
      <w:r>
        <w:rPr>
          <w:b/>
          <w:bCs/>
        </w:rPr>
        <w:t>Patching, Leveling, and Asphalt Seal Coating Section Bid</w:t>
      </w:r>
    </w:p>
    <w:p w14:paraId="0AC09BB0" w14:textId="77777777" w:rsidR="004C693F" w:rsidRDefault="008737C7">
      <w:pPr>
        <w:spacing w:after="140"/>
      </w:pPr>
      <w:r>
        <w:t>This section of the bid is for patching, leveling, and asphalt seal coating as marked or designated on the streets programmed for such work as listed in the Special Conditions. It is the intent of this contract that milling and repavement operations be accomplished immediately after the patchwork has been accepted, or in a timeframe acceptable to the Town, and that repavement be made immediately after asphalt seal coating operations have been accepted. Weather, seasonal, and temperature limitations shall be as specified in Division 6 of the Standard Specifications.</w:t>
      </w:r>
    </w:p>
    <w:p w14:paraId="1A216F61" w14:textId="77777777" w:rsidR="004C693F" w:rsidRDefault="008737C7">
      <w:pPr>
        <w:spacing w:after="140"/>
      </w:pPr>
      <w:r>
        <w:t>Full Depth Finished Patching. The work includes, but is not limited to, cutting and excavation of existing pavement, base, and subgrade material at specified locations or as directed by the Director to suitable dimensions; removal, loading, hauling, and disposal of debris and excavated material; cleaning the excavations and surfaces; application of tack; placement and compaction of patches with specified asphalt plant mix, including edge milling and tacking around the patch prior to capping with a surface course, in accordance with the Standard Specifications and all else required to the satisfaction of the Town.</w:t>
      </w:r>
    </w:p>
    <w:p w14:paraId="0FBA97CF" w14:textId="77777777" w:rsidR="004C693F" w:rsidRDefault="008737C7">
      <w:pPr>
        <w:spacing w:after="140"/>
      </w:pPr>
      <w:r>
        <w:t>Full Depth Patching (prior to resurfacing operations). The work includes the same operations as above, placed and compacted with specified asphalt plant mix in accordance with the Standard Specifications prior to repaving operations, without a surface course cap.</w:t>
      </w:r>
    </w:p>
    <w:p w14:paraId="045EA330" w14:textId="77777777" w:rsidR="004C693F" w:rsidRDefault="008737C7">
      <w:pPr>
        <w:spacing w:after="140"/>
      </w:pPr>
      <w:r>
        <w:t>Note: The determination of the use of any sub-base material will be made by the Director. The Contractor is to provide areas outside the right-of-way to dispose of old, unsuitable sub-base material and other debris, which becomes the property of the Contractor.</w:t>
      </w:r>
    </w:p>
    <w:p w14:paraId="3DA72AC0" w14:textId="77777777" w:rsidR="004C693F" w:rsidRDefault="008737C7">
      <w:pPr>
        <w:spacing w:after="140"/>
      </w:pPr>
      <w:r>
        <w:t xml:space="preserve">Leveling — I19.0B Intermediate Courses. Leveling courses using asphalt concrete type I19.0B are to be made using a minimum lift thickness of 1.50 inches to a maximum lift thickness of 4.0 inches. The leveling course shall be placed on a tack coat applied over the existing street surface cleaned of all dust </w:t>
        <w:lastRenderedPageBreak/>
        <w:t>and foreign material. Leveling courses shall be placed per appropriate specified lift and layer depths as directed by the Director.</w:t>
      </w:r>
    </w:p>
    <w:p w14:paraId="511FD813" w14:textId="77777777" w:rsidR="004C693F" w:rsidRDefault="008737C7">
      <w:pPr>
        <w:spacing w:after="140"/>
      </w:pPr>
      <w:r>
        <w:t>Leveling — Open Graded Asphalt Courses. Leveling courses are to be made using a minimum compacted 1-inch-thick layer of open graded asphalt concrete with good aggregate interlocking, properly sized to provide a pavement layer having both structural strength and relief of reflective cracking from the underlying existing pavement. The Contractor shall supply in writing to the Director the proposed open graded leveling course mix design and job mix formula for review and approval prior to placement.</w:t>
      </w:r>
    </w:p>
    <w:p w14:paraId="4DB11FF4" w14:textId="77777777" w:rsidR="004C693F" w:rsidRDefault="008737C7">
      <w:pPr>
        <w:spacing w:after="140"/>
      </w:pPr>
      <w:r>
        <w:t>Asphalt Seal Coating. The work includes surface preparation, furnishing, hauling, spreading, rolling, application and placement of asphalt seal coats at locations indicated in the contract documents, furnishing and spreading blotting sand, maintenance and repairs, and all else required to the satisfaction of the Town prior to resurfacing.</w:t>
      </w:r>
    </w:p>
    <w:p w14:paraId="1F239F52" w14:textId="77777777" w:rsidR="004C693F" w:rsidRDefault="008737C7">
      <w:pPr>
        <w:spacing w:after="140"/>
      </w:pPr>
      <w:r>
        <w:t>Mix and Placing. The plant and all associated equipment, materials, mix design and formulas, production, storage, limitations, inspection, quality control, placing, and testing requirements shall conform to Division 6 of the Standard Specifications. Tack coats shall be applied in accordance with Section 605. Asphalt concrete base and intermediate courses shall be placed per appropriate specified lift and layer depths as directed by the Director. Asphalt seal coats shall be constructed in accordance with Division 600 and with the additional requirements of Subsection 660-9(B)(1), Straight Seal using No. 78M aggregate size.</w:t>
      </w:r>
    </w:p>
    <w:p w14:paraId="34A3D1CD" w14:textId="77777777" w:rsidR="004C693F" w:rsidRDefault="008737C7">
      <w:pPr>
        <w:spacing w:after="140"/>
      </w:pPr>
      <w:r>
        <w:t>Equipment and Hauling. Large-scale spreading and finishing shall be performed utilizing a self-contained, power-propelled paver capable of placing the asphalt mixture to the required grades, cross sections, thicknesses, and widths and to uniform density and texture, in accordance with Division 6 and specifically Sections 600-5, 610-8, and 610-9 of the Standard Specifications. The Director may waive the requirement for use of pavers where the small size, irregularities, or obstacles make their use impractical; in those areas the Contractor shall spread, rake, and lute the mixture by hand. Transportation of the mixture from the plant to the point of use shall be in vehicles with tight, clean, and smooth metal beds with two 3/8-inch diameter holes on each side of the vehicle body 6 inches above the bed for the purpose of inserting a thermometer. Loads shall be covered to prevent the entrance of moisture and rapid loss of heat, in accordance with Section 610-7.</w:t>
      </w:r>
    </w:p>
    <w:p w14:paraId="0BB4641E" w14:textId="77777777" w:rsidR="004C693F" w:rsidRDefault="008737C7">
      <w:pPr>
        <w:spacing w:after="140"/>
      </w:pPr>
      <w:r>
        <w:t>Compaction, Density, and Maintenance. Begin compaction of the material immediately after the material is spread, struck off, adjusted for surface and edge irregularities, and shaped to the required width and depth. Compact the mix to the required degree of compaction for the type of mixture being placed so as to obtain uniform density over the entire section. All compaction, density, joints, acceptance, and requirements shall be in accordance with Sections 610-9 through 610-13 and Section 660. Maintenance of patched areas until resurfacing shall be in accordance with Section 610-14; maintenance and protection of asphalt seal coated areas until resurfacing shall be in accordance with Section 660-10.</w:t>
      </w:r>
    </w:p>
    <w:p w14:paraId="227180AF" w14:textId="77777777" w:rsidR="004C693F" w:rsidRDefault="008737C7">
      <w:pPr>
        <w:spacing w:after="140"/>
      </w:pPr>
      <w:r>
        <w:t>Method of Measurement and Basis of Payment. The quantity of hot mix asphalt pavement to be paid for will be the actual number of tons (U.S. Customary short ton, 2,000 lbs.) of each type incorporated into the completed and accepted work in accordance with Division 6, measured by being weighed in trucks on certified platform scales, paid at the contract unit price per ton. The quantity of suitable sub-base will be the actual number of cubic yards incorporated into the completed and accepted work, paid at the contract unit price per cubic yard. The quantity of asphalt seal coat will be the actual number of square yards incorporated into the completed and accepted work, paid at the contract unit price per square yard.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20"/>
        <w:gridCol w:w="3900"/>
        <w:gridCol w:w="1080"/>
        <w:gridCol w:w="900"/>
        <w:gridCol w:w="1330"/>
        <w:gridCol w:w="1330"/>
      </w:tblGrid>
      <w:tr w:rsidR="004C693F" w14:paraId="03B4345E" w14:textId="77777777">
        <w:trPr>
          <w:tblHeader/>
        </w:trPr>
        <w:tc>
          <w:tcPr>
            <w:tcW w:w="820" w:type="dxa"/>
            <w:shd w:val="clear" w:color="auto" w:fill="D9D9D9"/>
            <w:tcMar>
              <w:top w:w="50" w:type="dxa"/>
              <w:left w:w="90" w:type="dxa"/>
              <w:bottom w:w="50" w:type="dxa"/>
              <w:right w:w="90" w:type="dxa"/>
            </w:tcMar>
            <w:vAlign w:val="center"/>
          </w:tcPr>
          <w:p w14:paraId="77626C5F" w14:textId="77777777" w:rsidR="004C693F" w:rsidRDefault="008737C7">
            <w:pPr>
              <w:jc w:val="center"/>
            </w:pPr>
            <w:r>
              <w:rPr>
                <w:b/>
                <w:bCs/>
                <w:sz w:val="19"/>
                <w:szCs w:val="19"/>
              </w:rPr>
              <w:t>Pay Item</w:t>
            </w:r>
          </w:p>
        </w:tc>
        <w:tc>
          <w:tcPr>
            <w:tcW w:w="3900" w:type="dxa"/>
            <w:shd w:val="clear" w:color="auto" w:fill="D9D9D9"/>
            <w:tcMar>
              <w:top w:w="50" w:type="dxa"/>
              <w:left w:w="90" w:type="dxa"/>
              <w:bottom w:w="50" w:type="dxa"/>
              <w:right w:w="90" w:type="dxa"/>
            </w:tcMar>
            <w:vAlign w:val="center"/>
          </w:tcPr>
          <w:p w14:paraId="15E47E90" w14:textId="77777777" w:rsidR="004C693F" w:rsidRDefault="008737C7">
            <w:pPr>
              <w:jc w:val="center"/>
            </w:pPr>
            <w:r>
              <w:rPr>
                <w:b/>
                <w:bCs/>
                <w:sz w:val="19"/>
                <w:szCs w:val="19"/>
              </w:rPr>
              <w:t>Pay Item Description</w:t>
            </w:r>
          </w:p>
        </w:tc>
        <w:tc>
          <w:tcPr>
            <w:tcW w:w="1080" w:type="dxa"/>
            <w:shd w:val="clear" w:color="auto" w:fill="D9D9D9"/>
            <w:tcMar>
              <w:top w:w="50" w:type="dxa"/>
              <w:left w:w="90" w:type="dxa"/>
              <w:bottom w:w="50" w:type="dxa"/>
              <w:right w:w="90" w:type="dxa"/>
            </w:tcMar>
            <w:vAlign w:val="center"/>
          </w:tcPr>
          <w:p w14:paraId="79D80C23" w14:textId="77777777" w:rsidR="004C693F" w:rsidRDefault="008737C7">
            <w:pPr>
              <w:jc w:val="center"/>
            </w:pPr>
            <w:r>
              <w:rPr>
                <w:b/>
                <w:bCs/>
                <w:sz w:val="19"/>
                <w:szCs w:val="19"/>
              </w:rPr>
              <w:t>Quantity</w:t>
            </w:r>
          </w:p>
        </w:tc>
        <w:tc>
          <w:tcPr>
            <w:tcW w:w="900" w:type="dxa"/>
            <w:shd w:val="clear" w:color="auto" w:fill="D9D9D9"/>
            <w:tcMar>
              <w:top w:w="50" w:type="dxa"/>
              <w:left w:w="90" w:type="dxa"/>
              <w:bottom w:w="50" w:type="dxa"/>
              <w:right w:w="90" w:type="dxa"/>
            </w:tcMar>
            <w:vAlign w:val="center"/>
          </w:tcPr>
          <w:p w14:paraId="705692E6" w14:textId="77777777" w:rsidR="004C693F" w:rsidRDefault="008737C7">
            <w:pPr>
              <w:jc w:val="center"/>
            </w:pPr>
            <w:r>
              <w:rPr>
                <w:b/>
                <w:bCs/>
                <w:sz w:val="19"/>
                <w:szCs w:val="19"/>
              </w:rPr>
              <w:t>Units</w:t>
            </w:r>
          </w:p>
        </w:tc>
        <w:tc>
          <w:tcPr>
            <w:tcW w:w="1330" w:type="dxa"/>
            <w:shd w:val="clear" w:color="auto" w:fill="D9D9D9"/>
            <w:tcMar>
              <w:top w:w="50" w:type="dxa"/>
              <w:left w:w="90" w:type="dxa"/>
              <w:bottom w:w="50" w:type="dxa"/>
              <w:right w:w="90" w:type="dxa"/>
            </w:tcMar>
            <w:vAlign w:val="center"/>
          </w:tcPr>
          <w:p w14:paraId="444E68E2" w14:textId="77777777" w:rsidR="004C693F" w:rsidRDefault="008737C7">
            <w:pPr>
              <w:jc w:val="center"/>
            </w:pPr>
            <w:r>
              <w:rPr>
                <w:b/>
                <w:bCs/>
                <w:sz w:val="19"/>
                <w:szCs w:val="19"/>
              </w:rPr>
              <w:t>Unit Price ($)</w:t>
            </w:r>
          </w:p>
        </w:tc>
        <w:tc>
          <w:tcPr>
            <w:tcW w:w="1330" w:type="dxa"/>
            <w:shd w:val="clear" w:color="auto" w:fill="D9D9D9"/>
            <w:tcMar>
              <w:top w:w="50" w:type="dxa"/>
              <w:left w:w="90" w:type="dxa"/>
              <w:bottom w:w="50" w:type="dxa"/>
              <w:right w:w="90" w:type="dxa"/>
            </w:tcMar>
            <w:vAlign w:val="center"/>
          </w:tcPr>
          <w:p w14:paraId="0F1A6C2A" w14:textId="77777777" w:rsidR="004C693F" w:rsidRDefault="008737C7">
            <w:pPr>
              <w:jc w:val="center"/>
            </w:pPr>
            <w:r>
              <w:rPr>
                <w:b/>
                <w:bCs/>
                <w:sz w:val="19"/>
                <w:szCs w:val="19"/>
              </w:rPr>
              <w:t>Amount ($)</w:t>
            </w:r>
          </w:p>
        </w:tc>
      </w:tr>
      <w:tr w:rsidR="004C693F" w14:paraId="53A4985D" w14:textId="77777777">
        <w:tc>
          <w:tcPr>
            <w:tcW w:w="820" w:type="dxa"/>
            <w:tcMar>
              <w:top w:w="50" w:type="dxa"/>
              <w:left w:w="90" w:type="dxa"/>
              <w:bottom w:w="50" w:type="dxa"/>
              <w:right w:w="90" w:type="dxa"/>
            </w:tcMar>
            <w:vAlign w:val="center"/>
          </w:tcPr>
          <w:p w14:paraId="3349BAF6" w14:textId="77777777" w:rsidR="004C693F" w:rsidRDefault="008737C7">
            <w:r>
              <w:rPr>
                <w:sz w:val="19"/>
                <w:szCs w:val="19"/>
              </w:rPr>
              <w:t>2.1</w:t>
            </w:r>
          </w:p>
        </w:tc>
        <w:tc>
          <w:tcPr>
            <w:tcW w:w="3900" w:type="dxa"/>
            <w:tcMar>
              <w:top w:w="50" w:type="dxa"/>
              <w:left w:w="90" w:type="dxa"/>
              <w:bottom w:w="50" w:type="dxa"/>
              <w:right w:w="90" w:type="dxa"/>
            </w:tcMar>
            <w:vAlign w:val="center"/>
          </w:tcPr>
          <w:p w14:paraId="2E964DC7" w14:textId="77777777" w:rsidR="004C693F" w:rsidRDefault="008737C7">
            <w:r>
              <w:rPr>
                <w:sz w:val="19"/>
                <w:szCs w:val="19"/>
              </w:rPr>
              <w:t xml:space="preserve">Asphalt Full Depth Finished Patching — place and compact Intermediate Course 3″ I19.0B </w:t>
              <w:lastRenderedPageBreak/>
              <w:t>with 2″ Surface Course S9.5B cap (areas to be determined)</w:t>
            </w:r>
          </w:p>
        </w:tc>
        <w:tc>
          <w:tcPr>
            <w:tcW w:w="1080" w:type="dxa"/>
            <w:tcMar>
              <w:top w:w="50" w:type="dxa"/>
              <w:left w:w="90" w:type="dxa"/>
              <w:bottom w:w="50" w:type="dxa"/>
              <w:right w:w="90" w:type="dxa"/>
            </w:tcMar>
            <w:vAlign w:val="center"/>
          </w:tcPr>
          <w:p w14:paraId="5732A009" w14:textId="77777777" w:rsidR="004C693F" w:rsidRDefault="008737C7">
            <w:pPr>
              <w:jc w:val="center"/>
            </w:pPr>
            <w:r>
              <w:rPr>
                <w:sz w:val="19"/>
                <w:szCs w:val="19"/>
              </w:rPr>
              <w:lastRenderedPageBreak/>
              <w:t>________</w:t>
            </w:r>
          </w:p>
        </w:tc>
        <w:tc>
          <w:tcPr>
            <w:tcW w:w="900" w:type="dxa"/>
            <w:tcMar>
              <w:top w:w="50" w:type="dxa"/>
              <w:left w:w="90" w:type="dxa"/>
              <w:bottom w:w="50" w:type="dxa"/>
              <w:right w:w="90" w:type="dxa"/>
            </w:tcMar>
            <w:vAlign w:val="center"/>
          </w:tcPr>
          <w:p w14:paraId="4C3263D1" w14:textId="77777777" w:rsidR="004C693F" w:rsidRDefault="008737C7">
            <w:pPr>
              <w:jc w:val="center"/>
            </w:pPr>
            <w:r>
              <w:rPr>
                <w:sz w:val="19"/>
                <w:szCs w:val="19"/>
              </w:rPr>
              <w:t>Tons</w:t>
            </w:r>
          </w:p>
        </w:tc>
        <w:tc>
          <w:tcPr>
            <w:tcW w:w="1330" w:type="dxa"/>
            <w:tcMar>
              <w:top w:w="50" w:type="dxa"/>
              <w:left w:w="90" w:type="dxa"/>
              <w:bottom w:w="50" w:type="dxa"/>
              <w:right w:w="90" w:type="dxa"/>
            </w:tcMar>
            <w:vAlign w:val="center"/>
          </w:tcPr>
          <w:p w14:paraId="442C2E01" w14:textId="77777777" w:rsidR="004C693F" w:rsidRDefault="008737C7">
            <w:pPr>
              <w:jc w:val="center"/>
            </w:pPr>
            <w:r>
              <w:rPr>
                <w:sz w:val="19"/>
                <w:szCs w:val="19"/>
              </w:rPr>
              <w:t>$__________</w:t>
            </w:r>
          </w:p>
        </w:tc>
        <w:tc>
          <w:tcPr>
            <w:tcW w:w="1330" w:type="dxa"/>
            <w:tcMar>
              <w:top w:w="50" w:type="dxa"/>
              <w:left w:w="90" w:type="dxa"/>
              <w:bottom w:w="50" w:type="dxa"/>
              <w:right w:w="90" w:type="dxa"/>
            </w:tcMar>
            <w:vAlign w:val="center"/>
          </w:tcPr>
          <w:p w14:paraId="6DEDB779" w14:textId="77777777" w:rsidR="004C693F" w:rsidRDefault="008737C7">
            <w:pPr>
              <w:jc w:val="center"/>
            </w:pPr>
            <w:r>
              <w:rPr>
                <w:sz w:val="19"/>
                <w:szCs w:val="19"/>
              </w:rPr>
              <w:t>$__________</w:t>
            </w:r>
          </w:p>
        </w:tc>
      </w:tr>
      <w:tr w:rsidR="004C693F" w14:paraId="6CDBEC95" w14:textId="77777777">
        <w:tc>
          <w:tcPr>
            <w:tcW w:w="820" w:type="dxa"/>
            <w:tcMar>
              <w:top w:w="50" w:type="dxa"/>
              <w:left w:w="90" w:type="dxa"/>
              <w:bottom w:w="50" w:type="dxa"/>
              <w:right w:w="90" w:type="dxa"/>
            </w:tcMar>
            <w:vAlign w:val="center"/>
          </w:tcPr>
          <w:p w14:paraId="6C7607EA" w14:textId="77777777" w:rsidR="004C693F" w:rsidRDefault="008737C7">
            <w:r>
              <w:rPr>
                <w:sz w:val="19"/>
                <w:szCs w:val="19"/>
              </w:rPr>
              <w:t>2.2</w:t>
            </w:r>
          </w:p>
        </w:tc>
        <w:tc>
          <w:tcPr>
            <w:tcW w:w="3900" w:type="dxa"/>
            <w:tcMar>
              <w:top w:w="50" w:type="dxa"/>
              <w:left w:w="90" w:type="dxa"/>
              <w:bottom w:w="50" w:type="dxa"/>
              <w:right w:w="90" w:type="dxa"/>
            </w:tcMar>
            <w:vAlign w:val="center"/>
          </w:tcPr>
          <w:p w14:paraId="071A9DF0" w14:textId="77777777" w:rsidR="004C693F" w:rsidRDefault="008737C7">
            <w:r>
              <w:rPr>
                <w:sz w:val="19"/>
                <w:szCs w:val="19"/>
              </w:rPr>
              <w:t>Asphalt Full Depth Patching — place and compact Intermediate Course I19.0B (no surface course cap)</w:t>
            </w:r>
          </w:p>
        </w:tc>
        <w:tc>
          <w:tcPr>
            <w:tcW w:w="1080" w:type="dxa"/>
            <w:tcMar>
              <w:top w:w="50" w:type="dxa"/>
              <w:left w:w="90" w:type="dxa"/>
              <w:bottom w:w="50" w:type="dxa"/>
              <w:right w:w="90" w:type="dxa"/>
            </w:tcMar>
            <w:vAlign w:val="center"/>
          </w:tcPr>
          <w:p w14:paraId="2329B277" w14:textId="77777777" w:rsidR="004C693F" w:rsidRDefault="008737C7">
            <w:pPr>
              <w:jc w:val="center"/>
            </w:pPr>
            <w:r>
              <w:rPr>
                <w:sz w:val="19"/>
                <w:szCs w:val="19"/>
              </w:rPr>
              <w:t>________</w:t>
            </w:r>
          </w:p>
        </w:tc>
        <w:tc>
          <w:tcPr>
            <w:tcW w:w="900" w:type="dxa"/>
            <w:tcMar>
              <w:top w:w="50" w:type="dxa"/>
              <w:left w:w="90" w:type="dxa"/>
              <w:bottom w:w="50" w:type="dxa"/>
              <w:right w:w="90" w:type="dxa"/>
            </w:tcMar>
            <w:vAlign w:val="center"/>
          </w:tcPr>
          <w:p w14:paraId="11B05481" w14:textId="77777777" w:rsidR="004C693F" w:rsidRDefault="008737C7">
            <w:pPr>
              <w:jc w:val="center"/>
            </w:pPr>
            <w:r>
              <w:rPr>
                <w:sz w:val="19"/>
                <w:szCs w:val="19"/>
              </w:rPr>
              <w:t>Tons</w:t>
            </w:r>
          </w:p>
        </w:tc>
        <w:tc>
          <w:tcPr>
            <w:tcW w:w="1330" w:type="dxa"/>
            <w:tcMar>
              <w:top w:w="50" w:type="dxa"/>
              <w:left w:w="90" w:type="dxa"/>
              <w:bottom w:w="50" w:type="dxa"/>
              <w:right w:w="90" w:type="dxa"/>
            </w:tcMar>
            <w:vAlign w:val="center"/>
          </w:tcPr>
          <w:p w14:paraId="34A6811A" w14:textId="77777777" w:rsidR="004C693F" w:rsidRDefault="008737C7">
            <w:pPr>
              <w:jc w:val="center"/>
            </w:pPr>
            <w:r>
              <w:rPr>
                <w:sz w:val="19"/>
                <w:szCs w:val="19"/>
              </w:rPr>
              <w:t>$__________</w:t>
            </w:r>
          </w:p>
        </w:tc>
        <w:tc>
          <w:tcPr>
            <w:tcW w:w="1330" w:type="dxa"/>
            <w:tcMar>
              <w:top w:w="50" w:type="dxa"/>
              <w:left w:w="90" w:type="dxa"/>
              <w:bottom w:w="50" w:type="dxa"/>
              <w:right w:w="90" w:type="dxa"/>
            </w:tcMar>
            <w:vAlign w:val="center"/>
          </w:tcPr>
          <w:p w14:paraId="72B38AAC" w14:textId="77777777" w:rsidR="004C693F" w:rsidRDefault="008737C7">
            <w:pPr>
              <w:jc w:val="center"/>
            </w:pPr>
            <w:r>
              <w:rPr>
                <w:sz w:val="19"/>
                <w:szCs w:val="19"/>
              </w:rPr>
              <w:t>$__________</w:t>
            </w:r>
          </w:p>
        </w:tc>
      </w:tr>
      <w:tr w:rsidR="004C693F" w14:paraId="2F72B6E8" w14:textId="77777777">
        <w:tc>
          <w:tcPr>
            <w:tcW w:w="820" w:type="dxa"/>
            <w:tcMar>
              <w:top w:w="50" w:type="dxa"/>
              <w:left w:w="90" w:type="dxa"/>
              <w:bottom w:w="50" w:type="dxa"/>
              <w:right w:w="90" w:type="dxa"/>
            </w:tcMar>
            <w:vAlign w:val="center"/>
          </w:tcPr>
          <w:p w14:paraId="4C0FF2F5" w14:textId="77777777" w:rsidR="004C693F" w:rsidRDefault="008737C7">
            <w:r>
              <w:rPr>
                <w:sz w:val="19"/>
                <w:szCs w:val="19"/>
              </w:rPr>
              <w:t>2.3</w:t>
            </w:r>
          </w:p>
        </w:tc>
        <w:tc>
          <w:tcPr>
            <w:tcW w:w="3900" w:type="dxa"/>
            <w:tcMar>
              <w:top w:w="50" w:type="dxa"/>
              <w:left w:w="90" w:type="dxa"/>
              <w:bottom w:w="50" w:type="dxa"/>
              <w:right w:w="90" w:type="dxa"/>
            </w:tcMar>
            <w:vAlign w:val="center"/>
          </w:tcPr>
          <w:p w14:paraId="1AE89153" w14:textId="77777777" w:rsidR="004C693F" w:rsidRDefault="008737C7">
            <w:r>
              <w:rPr>
                <w:sz w:val="19"/>
                <w:szCs w:val="19"/>
              </w:rPr>
              <w:t>Asphalt Leveling — place and compact Intermediate Course I19.0B</w:t>
            </w:r>
          </w:p>
        </w:tc>
        <w:tc>
          <w:tcPr>
            <w:tcW w:w="1080" w:type="dxa"/>
            <w:tcMar>
              <w:top w:w="50" w:type="dxa"/>
              <w:left w:w="90" w:type="dxa"/>
              <w:bottom w:w="50" w:type="dxa"/>
              <w:right w:w="90" w:type="dxa"/>
            </w:tcMar>
            <w:vAlign w:val="center"/>
          </w:tcPr>
          <w:p w14:paraId="671BDB57" w14:textId="77777777" w:rsidR="004C693F" w:rsidRDefault="008737C7">
            <w:pPr>
              <w:jc w:val="center"/>
            </w:pPr>
            <w:r>
              <w:rPr>
                <w:sz w:val="19"/>
                <w:szCs w:val="19"/>
              </w:rPr>
              <w:t>________</w:t>
            </w:r>
          </w:p>
        </w:tc>
        <w:tc>
          <w:tcPr>
            <w:tcW w:w="900" w:type="dxa"/>
            <w:tcMar>
              <w:top w:w="50" w:type="dxa"/>
              <w:left w:w="90" w:type="dxa"/>
              <w:bottom w:w="50" w:type="dxa"/>
              <w:right w:w="90" w:type="dxa"/>
            </w:tcMar>
            <w:vAlign w:val="center"/>
          </w:tcPr>
          <w:p w14:paraId="32BA8FAB" w14:textId="77777777" w:rsidR="004C693F" w:rsidRDefault="008737C7">
            <w:pPr>
              <w:jc w:val="center"/>
            </w:pPr>
            <w:r>
              <w:rPr>
                <w:sz w:val="19"/>
                <w:szCs w:val="19"/>
              </w:rPr>
              <w:t>Tons</w:t>
            </w:r>
          </w:p>
        </w:tc>
        <w:tc>
          <w:tcPr>
            <w:tcW w:w="1330" w:type="dxa"/>
            <w:tcMar>
              <w:top w:w="50" w:type="dxa"/>
              <w:left w:w="90" w:type="dxa"/>
              <w:bottom w:w="50" w:type="dxa"/>
              <w:right w:w="90" w:type="dxa"/>
            </w:tcMar>
            <w:vAlign w:val="center"/>
          </w:tcPr>
          <w:p w14:paraId="3A265EA6" w14:textId="77777777" w:rsidR="004C693F" w:rsidRDefault="008737C7">
            <w:pPr>
              <w:jc w:val="center"/>
            </w:pPr>
            <w:r>
              <w:rPr>
                <w:sz w:val="19"/>
                <w:szCs w:val="19"/>
              </w:rPr>
              <w:t>$__________</w:t>
            </w:r>
          </w:p>
        </w:tc>
        <w:tc>
          <w:tcPr>
            <w:tcW w:w="1330" w:type="dxa"/>
            <w:tcMar>
              <w:top w:w="50" w:type="dxa"/>
              <w:left w:w="90" w:type="dxa"/>
              <w:bottom w:w="50" w:type="dxa"/>
              <w:right w:w="90" w:type="dxa"/>
            </w:tcMar>
            <w:vAlign w:val="center"/>
          </w:tcPr>
          <w:p w14:paraId="6D09E3BD" w14:textId="77777777" w:rsidR="004C693F" w:rsidRDefault="008737C7">
            <w:pPr>
              <w:jc w:val="center"/>
            </w:pPr>
            <w:r>
              <w:rPr>
                <w:sz w:val="19"/>
                <w:szCs w:val="19"/>
              </w:rPr>
              <w:t>$__________</w:t>
            </w:r>
          </w:p>
        </w:tc>
      </w:tr>
      <w:tr w:rsidR="004C693F" w14:paraId="45D18A4C" w14:textId="77777777">
        <w:tc>
          <w:tcPr>
            <w:tcW w:w="820" w:type="dxa"/>
            <w:tcMar>
              <w:top w:w="50" w:type="dxa"/>
              <w:left w:w="90" w:type="dxa"/>
              <w:bottom w:w="50" w:type="dxa"/>
              <w:right w:w="90" w:type="dxa"/>
            </w:tcMar>
            <w:vAlign w:val="center"/>
          </w:tcPr>
          <w:p w14:paraId="5EDFB5D3" w14:textId="77777777" w:rsidR="004C693F" w:rsidRDefault="008737C7">
            <w:r>
              <w:rPr>
                <w:sz w:val="19"/>
                <w:szCs w:val="19"/>
              </w:rPr>
              <w:t>2.4</w:t>
            </w:r>
          </w:p>
        </w:tc>
        <w:tc>
          <w:tcPr>
            <w:tcW w:w="3900" w:type="dxa"/>
            <w:tcMar>
              <w:top w:w="50" w:type="dxa"/>
              <w:left w:w="90" w:type="dxa"/>
              <w:bottom w:w="50" w:type="dxa"/>
              <w:right w:w="90" w:type="dxa"/>
            </w:tcMar>
            <w:vAlign w:val="center"/>
          </w:tcPr>
          <w:p w14:paraId="474F4DCC" w14:textId="77777777" w:rsidR="004C693F" w:rsidRDefault="008737C7">
            <w:r>
              <w:rPr>
                <w:sz w:val="19"/>
                <w:szCs w:val="19"/>
              </w:rPr>
              <w:t>Asphalt Leveling — place and compact Asphalt Open Graded Leveling Course (P78 or mix as approved by the Director)</w:t>
            </w:r>
          </w:p>
        </w:tc>
        <w:tc>
          <w:tcPr>
            <w:tcW w:w="1080" w:type="dxa"/>
            <w:tcMar>
              <w:top w:w="50" w:type="dxa"/>
              <w:left w:w="90" w:type="dxa"/>
              <w:bottom w:w="50" w:type="dxa"/>
              <w:right w:w="90" w:type="dxa"/>
            </w:tcMar>
            <w:vAlign w:val="center"/>
          </w:tcPr>
          <w:p w14:paraId="48686566" w14:textId="77777777" w:rsidR="004C693F" w:rsidRDefault="008737C7">
            <w:pPr>
              <w:jc w:val="center"/>
            </w:pPr>
            <w:r>
              <w:rPr>
                <w:sz w:val="19"/>
                <w:szCs w:val="19"/>
              </w:rPr>
              <w:t>________</w:t>
            </w:r>
          </w:p>
        </w:tc>
        <w:tc>
          <w:tcPr>
            <w:tcW w:w="900" w:type="dxa"/>
            <w:tcMar>
              <w:top w:w="50" w:type="dxa"/>
              <w:left w:w="90" w:type="dxa"/>
              <w:bottom w:w="50" w:type="dxa"/>
              <w:right w:w="90" w:type="dxa"/>
            </w:tcMar>
            <w:vAlign w:val="center"/>
          </w:tcPr>
          <w:p w14:paraId="6806CF2C" w14:textId="77777777" w:rsidR="004C693F" w:rsidRDefault="008737C7">
            <w:pPr>
              <w:jc w:val="center"/>
            </w:pPr>
            <w:r>
              <w:rPr>
                <w:sz w:val="19"/>
                <w:szCs w:val="19"/>
              </w:rPr>
              <w:t>Tons</w:t>
            </w:r>
          </w:p>
        </w:tc>
        <w:tc>
          <w:tcPr>
            <w:tcW w:w="1330" w:type="dxa"/>
            <w:tcMar>
              <w:top w:w="50" w:type="dxa"/>
              <w:left w:w="90" w:type="dxa"/>
              <w:bottom w:w="50" w:type="dxa"/>
              <w:right w:w="90" w:type="dxa"/>
            </w:tcMar>
            <w:vAlign w:val="center"/>
          </w:tcPr>
          <w:p w14:paraId="6846B202" w14:textId="77777777" w:rsidR="004C693F" w:rsidRDefault="008737C7">
            <w:pPr>
              <w:jc w:val="center"/>
            </w:pPr>
            <w:r>
              <w:rPr>
                <w:sz w:val="19"/>
                <w:szCs w:val="19"/>
              </w:rPr>
              <w:t>$__________</w:t>
            </w:r>
          </w:p>
        </w:tc>
        <w:tc>
          <w:tcPr>
            <w:tcW w:w="1330" w:type="dxa"/>
            <w:tcMar>
              <w:top w:w="50" w:type="dxa"/>
              <w:left w:w="90" w:type="dxa"/>
              <w:bottom w:w="50" w:type="dxa"/>
              <w:right w:w="90" w:type="dxa"/>
            </w:tcMar>
            <w:vAlign w:val="center"/>
          </w:tcPr>
          <w:p w14:paraId="7B27ED8F" w14:textId="77777777" w:rsidR="004C693F" w:rsidRDefault="008737C7">
            <w:pPr>
              <w:jc w:val="center"/>
            </w:pPr>
            <w:r>
              <w:rPr>
                <w:sz w:val="19"/>
                <w:szCs w:val="19"/>
              </w:rPr>
              <w:t>$__________</w:t>
            </w:r>
          </w:p>
        </w:tc>
      </w:tr>
      <w:tr w:rsidR="004C693F" w14:paraId="5AFC6B87" w14:textId="77777777">
        <w:tc>
          <w:tcPr>
            <w:tcW w:w="820" w:type="dxa"/>
            <w:tcMar>
              <w:top w:w="50" w:type="dxa"/>
              <w:left w:w="90" w:type="dxa"/>
              <w:bottom w:w="50" w:type="dxa"/>
              <w:right w:w="90" w:type="dxa"/>
            </w:tcMar>
            <w:vAlign w:val="center"/>
          </w:tcPr>
          <w:p w14:paraId="12B36F7C" w14:textId="77777777" w:rsidR="004C693F" w:rsidRDefault="008737C7">
            <w:r>
              <w:rPr>
                <w:sz w:val="19"/>
                <w:szCs w:val="19"/>
              </w:rPr>
              <w:t>2.5</w:t>
            </w:r>
          </w:p>
        </w:tc>
        <w:tc>
          <w:tcPr>
            <w:tcW w:w="3900" w:type="dxa"/>
            <w:tcMar>
              <w:top w:w="50" w:type="dxa"/>
              <w:left w:w="90" w:type="dxa"/>
              <w:bottom w:w="50" w:type="dxa"/>
              <w:right w:w="90" w:type="dxa"/>
            </w:tcMar>
            <w:vAlign w:val="center"/>
          </w:tcPr>
          <w:p w14:paraId="08C8B4C7" w14:textId="77777777" w:rsidR="004C693F" w:rsidRDefault="008737C7">
            <w:r>
              <w:rPr>
                <w:sz w:val="19"/>
                <w:szCs w:val="19"/>
              </w:rPr>
              <w:t>Place and compact suitable sub-base material (locations to be determined)</w:t>
            </w:r>
          </w:p>
        </w:tc>
        <w:tc>
          <w:tcPr>
            <w:tcW w:w="1080" w:type="dxa"/>
            <w:tcMar>
              <w:top w:w="50" w:type="dxa"/>
              <w:left w:w="90" w:type="dxa"/>
              <w:bottom w:w="50" w:type="dxa"/>
              <w:right w:w="90" w:type="dxa"/>
            </w:tcMar>
            <w:vAlign w:val="center"/>
          </w:tcPr>
          <w:p w14:paraId="16CBE9C6" w14:textId="77777777" w:rsidR="004C693F" w:rsidRDefault="008737C7">
            <w:pPr>
              <w:jc w:val="center"/>
            </w:pPr>
            <w:r>
              <w:rPr>
                <w:sz w:val="19"/>
                <w:szCs w:val="19"/>
              </w:rPr>
              <w:t>________</w:t>
            </w:r>
          </w:p>
        </w:tc>
        <w:tc>
          <w:tcPr>
            <w:tcW w:w="900" w:type="dxa"/>
            <w:tcMar>
              <w:top w:w="50" w:type="dxa"/>
              <w:left w:w="90" w:type="dxa"/>
              <w:bottom w:w="50" w:type="dxa"/>
              <w:right w:w="90" w:type="dxa"/>
            </w:tcMar>
            <w:vAlign w:val="center"/>
          </w:tcPr>
          <w:p w14:paraId="27D3FC3D" w14:textId="77777777" w:rsidR="004C693F" w:rsidRDefault="008737C7">
            <w:pPr>
              <w:jc w:val="center"/>
            </w:pPr>
            <w:r>
              <w:rPr>
                <w:sz w:val="19"/>
                <w:szCs w:val="19"/>
              </w:rPr>
              <w:t>Cu. Yd.</w:t>
            </w:r>
          </w:p>
        </w:tc>
        <w:tc>
          <w:tcPr>
            <w:tcW w:w="1330" w:type="dxa"/>
            <w:tcMar>
              <w:top w:w="50" w:type="dxa"/>
              <w:left w:w="90" w:type="dxa"/>
              <w:bottom w:w="50" w:type="dxa"/>
              <w:right w:w="90" w:type="dxa"/>
            </w:tcMar>
            <w:vAlign w:val="center"/>
          </w:tcPr>
          <w:p w14:paraId="0A80898E" w14:textId="77777777" w:rsidR="004C693F" w:rsidRDefault="008737C7">
            <w:pPr>
              <w:jc w:val="center"/>
            </w:pPr>
            <w:r>
              <w:rPr>
                <w:sz w:val="19"/>
                <w:szCs w:val="19"/>
              </w:rPr>
              <w:t>$__________</w:t>
            </w:r>
          </w:p>
        </w:tc>
        <w:tc>
          <w:tcPr>
            <w:tcW w:w="1330" w:type="dxa"/>
            <w:tcMar>
              <w:top w:w="50" w:type="dxa"/>
              <w:left w:w="90" w:type="dxa"/>
              <w:bottom w:w="50" w:type="dxa"/>
              <w:right w:w="90" w:type="dxa"/>
            </w:tcMar>
            <w:vAlign w:val="center"/>
          </w:tcPr>
          <w:p w14:paraId="0029B474" w14:textId="77777777" w:rsidR="004C693F" w:rsidRDefault="008737C7">
            <w:pPr>
              <w:jc w:val="center"/>
            </w:pPr>
            <w:r>
              <w:rPr>
                <w:sz w:val="19"/>
                <w:szCs w:val="19"/>
              </w:rPr>
              <w:t>$__________</w:t>
            </w:r>
          </w:p>
        </w:tc>
      </w:tr>
      <w:tr w:rsidR="004C693F" w14:paraId="42CE164B" w14:textId="77777777">
        <w:tc>
          <w:tcPr>
            <w:tcW w:w="820" w:type="dxa"/>
            <w:tcMar>
              <w:top w:w="50" w:type="dxa"/>
              <w:left w:w="90" w:type="dxa"/>
              <w:bottom w:w="50" w:type="dxa"/>
              <w:right w:w="90" w:type="dxa"/>
            </w:tcMar>
            <w:vAlign w:val="center"/>
          </w:tcPr>
          <w:p w14:paraId="20B60C63" w14:textId="77777777" w:rsidR="004C693F" w:rsidRDefault="008737C7">
            <w:r>
              <w:rPr>
                <w:sz w:val="19"/>
                <w:szCs w:val="19"/>
              </w:rPr>
              <w:t>2.6</w:t>
            </w:r>
          </w:p>
        </w:tc>
        <w:tc>
          <w:tcPr>
            <w:tcW w:w="3900" w:type="dxa"/>
            <w:tcMar>
              <w:top w:w="50" w:type="dxa"/>
              <w:left w:w="90" w:type="dxa"/>
              <w:bottom w:w="50" w:type="dxa"/>
              <w:right w:w="90" w:type="dxa"/>
            </w:tcMar>
            <w:vAlign w:val="center"/>
          </w:tcPr>
          <w:p w14:paraId="0305FAE0" w14:textId="77777777" w:rsidR="004C693F" w:rsidRDefault="008737C7">
            <w:r>
              <w:rPr>
                <w:sz w:val="19"/>
                <w:szCs w:val="19"/>
              </w:rPr>
              <w:t>Asphalt Seal Coat — straight seal, No. 78M aggregate</w:t>
            </w:r>
          </w:p>
        </w:tc>
        <w:tc>
          <w:tcPr>
            <w:tcW w:w="1080" w:type="dxa"/>
            <w:tcMar>
              <w:top w:w="50" w:type="dxa"/>
              <w:left w:w="90" w:type="dxa"/>
              <w:bottom w:w="50" w:type="dxa"/>
              <w:right w:w="90" w:type="dxa"/>
            </w:tcMar>
            <w:vAlign w:val="center"/>
          </w:tcPr>
          <w:p w14:paraId="17760CBD" w14:textId="77777777" w:rsidR="004C693F" w:rsidRDefault="008737C7">
            <w:pPr>
              <w:jc w:val="center"/>
            </w:pPr>
            <w:r>
              <w:rPr>
                <w:sz w:val="19"/>
                <w:szCs w:val="19"/>
              </w:rPr>
              <w:t>________</w:t>
            </w:r>
          </w:p>
        </w:tc>
        <w:tc>
          <w:tcPr>
            <w:tcW w:w="900" w:type="dxa"/>
            <w:tcMar>
              <w:top w:w="50" w:type="dxa"/>
              <w:left w:w="90" w:type="dxa"/>
              <w:bottom w:w="50" w:type="dxa"/>
              <w:right w:w="90" w:type="dxa"/>
            </w:tcMar>
            <w:vAlign w:val="center"/>
          </w:tcPr>
          <w:p w14:paraId="26D36C55" w14:textId="77777777" w:rsidR="004C693F" w:rsidRDefault="008737C7">
            <w:pPr>
              <w:jc w:val="center"/>
            </w:pPr>
            <w:r>
              <w:rPr>
                <w:sz w:val="19"/>
                <w:szCs w:val="19"/>
              </w:rPr>
              <w:t>Sq. Yd.</w:t>
            </w:r>
          </w:p>
        </w:tc>
        <w:tc>
          <w:tcPr>
            <w:tcW w:w="1330" w:type="dxa"/>
            <w:tcMar>
              <w:top w:w="50" w:type="dxa"/>
              <w:left w:w="90" w:type="dxa"/>
              <w:bottom w:w="50" w:type="dxa"/>
              <w:right w:w="90" w:type="dxa"/>
            </w:tcMar>
            <w:vAlign w:val="center"/>
          </w:tcPr>
          <w:p w14:paraId="17EFAFCE" w14:textId="77777777" w:rsidR="004C693F" w:rsidRDefault="008737C7">
            <w:pPr>
              <w:jc w:val="center"/>
            </w:pPr>
            <w:r>
              <w:rPr>
                <w:sz w:val="19"/>
                <w:szCs w:val="19"/>
              </w:rPr>
              <w:t>$__________</w:t>
            </w:r>
          </w:p>
        </w:tc>
        <w:tc>
          <w:tcPr>
            <w:tcW w:w="1330" w:type="dxa"/>
            <w:tcMar>
              <w:top w:w="50" w:type="dxa"/>
              <w:left w:w="90" w:type="dxa"/>
              <w:bottom w:w="50" w:type="dxa"/>
              <w:right w:w="90" w:type="dxa"/>
            </w:tcMar>
            <w:vAlign w:val="center"/>
          </w:tcPr>
          <w:p w14:paraId="61382AC8" w14:textId="77777777" w:rsidR="004C693F" w:rsidRDefault="008737C7">
            <w:pPr>
              <w:jc w:val="center"/>
            </w:pPr>
            <w:r>
              <w:rPr>
                <w:sz w:val="19"/>
                <w:szCs w:val="19"/>
              </w:rPr>
              <w:t>$__________</w:t>
            </w:r>
          </w:p>
        </w:tc>
      </w:tr>
      <w:tr w:rsidR="004C693F" w14:paraId="4C0B5F06" w14:textId="77777777">
        <w:tc>
          <w:tcPr>
            <w:tcW w:w="8030" w:type="dxa"/>
            <w:gridSpan w:val="5"/>
            <w:shd w:val="clear" w:color="auto" w:fill="F2F2F2"/>
            <w:tcMar>
              <w:top w:w="50" w:type="dxa"/>
              <w:left w:w="90" w:type="dxa"/>
              <w:bottom w:w="50" w:type="dxa"/>
              <w:right w:w="90" w:type="dxa"/>
            </w:tcMar>
            <w:vAlign w:val="center"/>
          </w:tcPr>
          <w:p w14:paraId="773A1AB4" w14:textId="77777777" w:rsidR="004C693F" w:rsidRDefault="008737C7">
            <w:pPr>
              <w:jc w:val="right"/>
            </w:pPr>
            <w:r>
              <w:rPr>
                <w:b/>
                <w:bCs/>
                <w:sz w:val="19"/>
                <w:szCs w:val="19"/>
              </w:rPr>
              <w:t>Total — Patching, Leveling, and Asphalt Seal Coating Section Bid</w:t>
            </w:r>
          </w:p>
        </w:tc>
        <w:tc>
          <w:tcPr>
            <w:tcW w:w="1330" w:type="dxa"/>
            <w:shd w:val="clear" w:color="auto" w:fill="F2F2F2"/>
            <w:tcMar>
              <w:top w:w="50" w:type="dxa"/>
              <w:left w:w="90" w:type="dxa"/>
              <w:bottom w:w="50" w:type="dxa"/>
              <w:right w:w="90" w:type="dxa"/>
            </w:tcMar>
            <w:vAlign w:val="center"/>
          </w:tcPr>
          <w:p w14:paraId="0B1F54F8" w14:textId="77777777" w:rsidR="004C693F" w:rsidRDefault="008737C7">
            <w:pPr>
              <w:jc w:val="center"/>
            </w:pPr>
            <w:r>
              <w:rPr>
                <w:sz w:val="19"/>
                <w:szCs w:val="19"/>
              </w:rPr>
              <w:t>$__________</w:t>
            </w:r>
          </w:p>
        </w:tc>
      </w:tr>
    </w:tbl>
    <w:p w14:paraId="6B49341B" w14:textId="77777777" w:rsidR="004C693F" w:rsidRDefault="008737C7">
      <w:pPr>
        <w:keepNext/>
        <w:spacing w:before="240" w:after="100"/>
      </w:pPr>
      <w:r>
        <w:rPr>
          <w:b/>
          <w:bCs/>
        </w:rPr>
        <w:t>Milling Section Bid</w:t>
      </w:r>
    </w:p>
    <w:p w14:paraId="7260E239" w14:textId="77777777" w:rsidR="004C693F" w:rsidRDefault="008737C7">
      <w:pPr>
        <w:spacing w:after="140"/>
      </w:pPr>
      <w:r>
        <w:t>This section of the bid is for milling of the streets designated for such work in the Special Conditions. The work includes milling and remilling the pavement at locations, depths (0 inches to 4 inches), widths, and typical sections indicated in the contract documents; cleaning the milled surface; loading, hauling, and stockpiling the milled material for use in recycled asphalt mixtures; disposal of any excess milled material; and all else required to the satisfaction of the Town of China Grove. Except where the milled material is used in the work, the Contractor is to provide areas outside the right-of-way to dispose of milled material, which becomes the property of the Contractor. Milling shall conform to NCDOT Section 607 of the Standard Specifications. All milled roads must have binder placed no later than three (3) calendar days after completion of milling.</w:t>
      </w:r>
    </w:p>
    <w:p w14:paraId="09D38CA3" w14:textId="77777777" w:rsidR="004C693F" w:rsidRDefault="008737C7">
      <w:pPr>
        <w:spacing w:after="140"/>
      </w:pPr>
      <w:r>
        <w:t>Milling Equipment. The Contractor shall provide a self-propelled unit capable of removing the existing asphalt pavement to the depths, widths, and typical sections indicated. The equipment shall have been designed and built exclusively for pavement milling operations and shall have sufficient power, traction, and stability to accurately maintain depth of cut and slope. The milling machine shall be equipped with a grade control system that automatically controls the longitudinal profile and cross slope of the milled surface by use of mobile grade references, erected string lines, joint matching shoes, skid sensors, or approved combinations. The mobile grade reference system shall be capable of averaging the existing grade or pavement over a minimum 30-foot distance, with the grade sensor positioned at the approximate midpoint of the mobile reference system. The milling machine and other loading equipment shall be capable of loading milled material for use in other parts of the work without excessive segregation. Provide additional equipment necessary to satisfactorily remove pavement in the area of manholes, water valves, curb and gutter, and other obstructions or utilities without damage. The milling equipment shall effectively limit the amount of dust escaping from the removal operation in accordance with federal, State, and local air pollution control laws.</w:t>
      </w:r>
    </w:p>
    <w:p w14:paraId="13C6FA4C" w14:textId="77777777" w:rsidR="004C693F" w:rsidRDefault="008737C7">
      <w:pPr>
        <w:spacing w:after="140"/>
      </w:pPr>
      <w:r>
        <w:t xml:space="preserve">Construction Requirements and Tolerance. The existing pavement shall be milled in a manner that will restore the pavement surface to a uniform longitudinal profile and cross section at the designated locations. Mill intersections and other irregular areas as indicated by the Director. Construction requirements shall follow Section 607-3 of the Standard Specifications. Removal of the existing pavement shall be to the depths indicated. The Director may vary the depth of milling by not more than one inch. If </w:t>
        <w:lastRenderedPageBreak/>
        <w:t>the directed depth of milling per cut is altered more than one inch, either the Town or the Contractor may request an adjustment in the unit price.</w:t>
      </w:r>
    </w:p>
    <w:p w14:paraId="537CE81C" w14:textId="77777777" w:rsidR="004C693F" w:rsidRDefault="008737C7">
      <w:pPr>
        <w:spacing w:after="140"/>
      </w:pPr>
      <w:r>
        <w:t>Method of Measurement and Basis of Payment. The quantity of milled asphalt pavement to be paid for will be the actual number of square yards of pavement surface milled in accordance with Section 607, with length measured along the pavement surface and width as actually required or directed, paid at the contract unit price per square yard. Cost for milling irregular areas at intersections as directed by the Director will be considered incidental to the pay item for Edge Mill.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20"/>
        <w:gridCol w:w="3900"/>
        <w:gridCol w:w="1080"/>
        <w:gridCol w:w="900"/>
        <w:gridCol w:w="1330"/>
        <w:gridCol w:w="1330"/>
      </w:tblGrid>
      <w:tr w:rsidR="004C693F" w14:paraId="00542E16" w14:textId="77777777">
        <w:trPr>
          <w:tblHeader/>
        </w:trPr>
        <w:tc>
          <w:tcPr>
            <w:tcW w:w="820" w:type="dxa"/>
            <w:shd w:val="clear" w:color="auto" w:fill="D9D9D9"/>
            <w:tcMar>
              <w:top w:w="50" w:type="dxa"/>
              <w:left w:w="90" w:type="dxa"/>
              <w:bottom w:w="50" w:type="dxa"/>
              <w:right w:w="90" w:type="dxa"/>
            </w:tcMar>
            <w:vAlign w:val="center"/>
          </w:tcPr>
          <w:p w14:paraId="79E16458" w14:textId="77777777" w:rsidR="004C693F" w:rsidRDefault="008737C7">
            <w:pPr>
              <w:jc w:val="center"/>
            </w:pPr>
            <w:r>
              <w:rPr>
                <w:b/>
                <w:bCs/>
                <w:sz w:val="19"/>
                <w:szCs w:val="19"/>
              </w:rPr>
              <w:t>Pay Item</w:t>
            </w:r>
          </w:p>
        </w:tc>
        <w:tc>
          <w:tcPr>
            <w:tcW w:w="3900" w:type="dxa"/>
            <w:shd w:val="clear" w:color="auto" w:fill="D9D9D9"/>
            <w:tcMar>
              <w:top w:w="50" w:type="dxa"/>
              <w:left w:w="90" w:type="dxa"/>
              <w:bottom w:w="50" w:type="dxa"/>
              <w:right w:w="90" w:type="dxa"/>
            </w:tcMar>
            <w:vAlign w:val="center"/>
          </w:tcPr>
          <w:p w14:paraId="56D36C91" w14:textId="77777777" w:rsidR="004C693F" w:rsidRDefault="008737C7">
            <w:pPr>
              <w:jc w:val="center"/>
            </w:pPr>
            <w:r>
              <w:rPr>
                <w:b/>
                <w:bCs/>
                <w:sz w:val="19"/>
                <w:szCs w:val="19"/>
              </w:rPr>
              <w:t>Pay Item Description</w:t>
            </w:r>
          </w:p>
        </w:tc>
        <w:tc>
          <w:tcPr>
            <w:tcW w:w="1080" w:type="dxa"/>
            <w:shd w:val="clear" w:color="auto" w:fill="D9D9D9"/>
            <w:tcMar>
              <w:top w:w="50" w:type="dxa"/>
              <w:left w:w="90" w:type="dxa"/>
              <w:bottom w:w="50" w:type="dxa"/>
              <w:right w:w="90" w:type="dxa"/>
            </w:tcMar>
            <w:vAlign w:val="center"/>
          </w:tcPr>
          <w:p w14:paraId="07F8E666" w14:textId="77777777" w:rsidR="004C693F" w:rsidRDefault="008737C7">
            <w:pPr>
              <w:jc w:val="center"/>
            </w:pPr>
            <w:r>
              <w:rPr>
                <w:b/>
                <w:bCs/>
                <w:sz w:val="19"/>
                <w:szCs w:val="19"/>
              </w:rPr>
              <w:t>Quantity</w:t>
            </w:r>
          </w:p>
        </w:tc>
        <w:tc>
          <w:tcPr>
            <w:tcW w:w="900" w:type="dxa"/>
            <w:shd w:val="clear" w:color="auto" w:fill="D9D9D9"/>
            <w:tcMar>
              <w:top w:w="50" w:type="dxa"/>
              <w:left w:w="90" w:type="dxa"/>
              <w:bottom w:w="50" w:type="dxa"/>
              <w:right w:w="90" w:type="dxa"/>
            </w:tcMar>
            <w:vAlign w:val="center"/>
          </w:tcPr>
          <w:p w14:paraId="72AB83DC" w14:textId="77777777" w:rsidR="004C693F" w:rsidRDefault="008737C7">
            <w:pPr>
              <w:jc w:val="center"/>
            </w:pPr>
            <w:r>
              <w:rPr>
                <w:b/>
                <w:bCs/>
                <w:sz w:val="19"/>
                <w:szCs w:val="19"/>
              </w:rPr>
              <w:t>Units</w:t>
            </w:r>
          </w:p>
        </w:tc>
        <w:tc>
          <w:tcPr>
            <w:tcW w:w="1330" w:type="dxa"/>
            <w:shd w:val="clear" w:color="auto" w:fill="D9D9D9"/>
            <w:tcMar>
              <w:top w:w="50" w:type="dxa"/>
              <w:left w:w="90" w:type="dxa"/>
              <w:bottom w:w="50" w:type="dxa"/>
              <w:right w:w="90" w:type="dxa"/>
            </w:tcMar>
            <w:vAlign w:val="center"/>
          </w:tcPr>
          <w:p w14:paraId="38EE8097" w14:textId="77777777" w:rsidR="004C693F" w:rsidRDefault="008737C7">
            <w:pPr>
              <w:jc w:val="center"/>
            </w:pPr>
            <w:r>
              <w:rPr>
                <w:b/>
                <w:bCs/>
                <w:sz w:val="19"/>
                <w:szCs w:val="19"/>
              </w:rPr>
              <w:t>Unit Price ($)</w:t>
            </w:r>
          </w:p>
        </w:tc>
        <w:tc>
          <w:tcPr>
            <w:tcW w:w="1330" w:type="dxa"/>
            <w:shd w:val="clear" w:color="auto" w:fill="D9D9D9"/>
            <w:tcMar>
              <w:top w:w="50" w:type="dxa"/>
              <w:left w:w="90" w:type="dxa"/>
              <w:bottom w:w="50" w:type="dxa"/>
              <w:right w:w="90" w:type="dxa"/>
            </w:tcMar>
            <w:vAlign w:val="center"/>
          </w:tcPr>
          <w:p w14:paraId="30C7E976" w14:textId="77777777" w:rsidR="004C693F" w:rsidRDefault="008737C7">
            <w:pPr>
              <w:jc w:val="center"/>
            </w:pPr>
            <w:r>
              <w:rPr>
                <w:b/>
                <w:bCs/>
                <w:sz w:val="19"/>
                <w:szCs w:val="19"/>
              </w:rPr>
              <w:t>Amount ($)</w:t>
            </w:r>
          </w:p>
        </w:tc>
      </w:tr>
      <w:tr w:rsidR="004C693F" w14:paraId="22658F97" w14:textId="77777777">
        <w:tc>
          <w:tcPr>
            <w:tcW w:w="820" w:type="dxa"/>
            <w:tcMar>
              <w:top w:w="50" w:type="dxa"/>
              <w:left w:w="90" w:type="dxa"/>
              <w:bottom w:w="50" w:type="dxa"/>
              <w:right w:w="90" w:type="dxa"/>
            </w:tcMar>
            <w:vAlign w:val="center"/>
          </w:tcPr>
          <w:p w14:paraId="3878A9C8" w14:textId="77777777" w:rsidR="004C693F" w:rsidRDefault="008737C7">
            <w:r>
              <w:rPr>
                <w:sz w:val="19"/>
                <w:szCs w:val="19"/>
              </w:rPr>
              <w:t>3.1</w:t>
            </w:r>
          </w:p>
        </w:tc>
        <w:tc>
          <w:tcPr>
            <w:tcW w:w="3900" w:type="dxa"/>
            <w:tcMar>
              <w:top w:w="50" w:type="dxa"/>
              <w:left w:w="90" w:type="dxa"/>
              <w:bottom w:w="50" w:type="dxa"/>
              <w:right w:w="90" w:type="dxa"/>
            </w:tcMar>
            <w:vAlign w:val="center"/>
          </w:tcPr>
          <w:p w14:paraId="08162272" w14:textId="77777777" w:rsidR="004C693F" w:rsidRDefault="008737C7">
            <w:r>
              <w:rPr>
                <w:sz w:val="19"/>
                <w:szCs w:val="19"/>
              </w:rPr>
              <w:t>Full mill the bituminous pavement — depth 0″ to 4″</w:t>
            </w:r>
          </w:p>
        </w:tc>
        <w:tc>
          <w:tcPr>
            <w:tcW w:w="1080" w:type="dxa"/>
            <w:tcMar>
              <w:top w:w="50" w:type="dxa"/>
              <w:left w:w="90" w:type="dxa"/>
              <w:bottom w:w="50" w:type="dxa"/>
              <w:right w:w="90" w:type="dxa"/>
            </w:tcMar>
            <w:vAlign w:val="center"/>
          </w:tcPr>
          <w:p w14:paraId="54342789" w14:textId="77777777" w:rsidR="004C693F" w:rsidRDefault="008737C7">
            <w:pPr>
              <w:jc w:val="center"/>
            </w:pPr>
            <w:r>
              <w:rPr>
                <w:sz w:val="19"/>
                <w:szCs w:val="19"/>
              </w:rPr>
              <w:t>________</w:t>
            </w:r>
          </w:p>
        </w:tc>
        <w:tc>
          <w:tcPr>
            <w:tcW w:w="900" w:type="dxa"/>
            <w:tcMar>
              <w:top w:w="50" w:type="dxa"/>
              <w:left w:w="90" w:type="dxa"/>
              <w:bottom w:w="50" w:type="dxa"/>
              <w:right w:w="90" w:type="dxa"/>
            </w:tcMar>
            <w:vAlign w:val="center"/>
          </w:tcPr>
          <w:p w14:paraId="6FDD8E7B" w14:textId="77777777" w:rsidR="004C693F" w:rsidRDefault="008737C7">
            <w:pPr>
              <w:jc w:val="center"/>
            </w:pPr>
            <w:r>
              <w:rPr>
                <w:sz w:val="19"/>
                <w:szCs w:val="19"/>
              </w:rPr>
              <w:t>Sq. Yd.</w:t>
            </w:r>
          </w:p>
        </w:tc>
        <w:tc>
          <w:tcPr>
            <w:tcW w:w="1330" w:type="dxa"/>
            <w:tcMar>
              <w:top w:w="50" w:type="dxa"/>
              <w:left w:w="90" w:type="dxa"/>
              <w:bottom w:w="50" w:type="dxa"/>
              <w:right w:w="90" w:type="dxa"/>
            </w:tcMar>
            <w:vAlign w:val="center"/>
          </w:tcPr>
          <w:p w14:paraId="21AFEB1D" w14:textId="77777777" w:rsidR="004C693F" w:rsidRDefault="008737C7">
            <w:pPr>
              <w:jc w:val="center"/>
            </w:pPr>
            <w:r>
              <w:rPr>
                <w:sz w:val="19"/>
                <w:szCs w:val="19"/>
              </w:rPr>
              <w:t>$__________</w:t>
            </w:r>
          </w:p>
        </w:tc>
        <w:tc>
          <w:tcPr>
            <w:tcW w:w="1330" w:type="dxa"/>
            <w:tcMar>
              <w:top w:w="50" w:type="dxa"/>
              <w:left w:w="90" w:type="dxa"/>
              <w:bottom w:w="50" w:type="dxa"/>
              <w:right w:w="90" w:type="dxa"/>
            </w:tcMar>
            <w:vAlign w:val="center"/>
          </w:tcPr>
          <w:p w14:paraId="74DB76B2" w14:textId="77777777" w:rsidR="004C693F" w:rsidRDefault="008737C7">
            <w:pPr>
              <w:jc w:val="center"/>
            </w:pPr>
            <w:r>
              <w:rPr>
                <w:sz w:val="19"/>
                <w:szCs w:val="19"/>
              </w:rPr>
              <w:t>$__________</w:t>
            </w:r>
          </w:p>
        </w:tc>
      </w:tr>
      <w:tr w:rsidR="004C693F" w14:paraId="6E242214" w14:textId="77777777">
        <w:tc>
          <w:tcPr>
            <w:tcW w:w="820" w:type="dxa"/>
            <w:tcMar>
              <w:top w:w="50" w:type="dxa"/>
              <w:left w:w="90" w:type="dxa"/>
              <w:bottom w:w="50" w:type="dxa"/>
              <w:right w:w="90" w:type="dxa"/>
            </w:tcMar>
            <w:vAlign w:val="center"/>
          </w:tcPr>
          <w:p w14:paraId="2D425053" w14:textId="77777777" w:rsidR="004C693F" w:rsidRDefault="008737C7">
            <w:r>
              <w:rPr>
                <w:sz w:val="19"/>
                <w:szCs w:val="19"/>
              </w:rPr>
              <w:t>3.2</w:t>
            </w:r>
          </w:p>
        </w:tc>
        <w:tc>
          <w:tcPr>
            <w:tcW w:w="3900" w:type="dxa"/>
            <w:tcMar>
              <w:top w:w="50" w:type="dxa"/>
              <w:left w:w="90" w:type="dxa"/>
              <w:bottom w:w="50" w:type="dxa"/>
              <w:right w:w="90" w:type="dxa"/>
            </w:tcMar>
            <w:vAlign w:val="center"/>
          </w:tcPr>
          <w:p w14:paraId="64104A08" w14:textId="77777777" w:rsidR="004C693F" w:rsidRDefault="008737C7">
            <w:r>
              <w:rPr>
                <w:sz w:val="19"/>
                <w:szCs w:val="19"/>
              </w:rPr>
              <w:t>Edge mill the bituminous pavement — depth 0″ to 4″</w:t>
            </w:r>
          </w:p>
        </w:tc>
        <w:tc>
          <w:tcPr>
            <w:tcW w:w="1080" w:type="dxa"/>
            <w:tcMar>
              <w:top w:w="50" w:type="dxa"/>
              <w:left w:w="90" w:type="dxa"/>
              <w:bottom w:w="50" w:type="dxa"/>
              <w:right w:w="90" w:type="dxa"/>
            </w:tcMar>
            <w:vAlign w:val="center"/>
          </w:tcPr>
          <w:p w14:paraId="5FF4F27D" w14:textId="77777777" w:rsidR="004C693F" w:rsidRDefault="008737C7">
            <w:pPr>
              <w:jc w:val="center"/>
            </w:pPr>
            <w:r>
              <w:rPr>
                <w:sz w:val="19"/>
                <w:szCs w:val="19"/>
              </w:rPr>
              <w:t>________</w:t>
            </w:r>
          </w:p>
        </w:tc>
        <w:tc>
          <w:tcPr>
            <w:tcW w:w="900" w:type="dxa"/>
            <w:tcMar>
              <w:top w:w="50" w:type="dxa"/>
              <w:left w:w="90" w:type="dxa"/>
              <w:bottom w:w="50" w:type="dxa"/>
              <w:right w:w="90" w:type="dxa"/>
            </w:tcMar>
            <w:vAlign w:val="center"/>
          </w:tcPr>
          <w:p w14:paraId="5307A097" w14:textId="77777777" w:rsidR="004C693F" w:rsidRDefault="008737C7">
            <w:pPr>
              <w:jc w:val="center"/>
            </w:pPr>
            <w:r>
              <w:rPr>
                <w:sz w:val="19"/>
                <w:szCs w:val="19"/>
              </w:rPr>
              <w:t>Sq. Yd.</w:t>
            </w:r>
          </w:p>
        </w:tc>
        <w:tc>
          <w:tcPr>
            <w:tcW w:w="1330" w:type="dxa"/>
            <w:tcMar>
              <w:top w:w="50" w:type="dxa"/>
              <w:left w:w="90" w:type="dxa"/>
              <w:bottom w:w="50" w:type="dxa"/>
              <w:right w:w="90" w:type="dxa"/>
            </w:tcMar>
            <w:vAlign w:val="center"/>
          </w:tcPr>
          <w:p w14:paraId="66A8B25F" w14:textId="77777777" w:rsidR="004C693F" w:rsidRDefault="008737C7">
            <w:pPr>
              <w:jc w:val="center"/>
            </w:pPr>
            <w:r>
              <w:rPr>
                <w:sz w:val="19"/>
                <w:szCs w:val="19"/>
              </w:rPr>
              <w:t>$__________</w:t>
            </w:r>
          </w:p>
        </w:tc>
        <w:tc>
          <w:tcPr>
            <w:tcW w:w="1330" w:type="dxa"/>
            <w:tcMar>
              <w:top w:w="50" w:type="dxa"/>
              <w:left w:w="90" w:type="dxa"/>
              <w:bottom w:w="50" w:type="dxa"/>
              <w:right w:w="90" w:type="dxa"/>
            </w:tcMar>
            <w:vAlign w:val="center"/>
          </w:tcPr>
          <w:p w14:paraId="70CFC777" w14:textId="77777777" w:rsidR="004C693F" w:rsidRDefault="008737C7">
            <w:pPr>
              <w:jc w:val="center"/>
            </w:pPr>
            <w:r>
              <w:rPr>
                <w:sz w:val="19"/>
                <w:szCs w:val="19"/>
              </w:rPr>
              <w:t>$__________</w:t>
            </w:r>
          </w:p>
        </w:tc>
      </w:tr>
      <w:tr w:rsidR="004C693F" w14:paraId="44DDCE40" w14:textId="77777777">
        <w:tc>
          <w:tcPr>
            <w:tcW w:w="820" w:type="dxa"/>
            <w:tcMar>
              <w:top w:w="50" w:type="dxa"/>
              <w:left w:w="90" w:type="dxa"/>
              <w:bottom w:w="50" w:type="dxa"/>
              <w:right w:w="90" w:type="dxa"/>
            </w:tcMar>
            <w:vAlign w:val="center"/>
          </w:tcPr>
          <w:p w14:paraId="7B3C5139" w14:textId="77777777" w:rsidR="004C693F" w:rsidRDefault="008737C7">
            <w:r>
              <w:rPr>
                <w:sz w:val="19"/>
                <w:szCs w:val="19"/>
              </w:rPr>
              <w:t>3.3</w:t>
            </w:r>
          </w:p>
        </w:tc>
        <w:tc>
          <w:tcPr>
            <w:tcW w:w="3900" w:type="dxa"/>
            <w:tcMar>
              <w:top w:w="50" w:type="dxa"/>
              <w:left w:w="90" w:type="dxa"/>
              <w:bottom w:w="50" w:type="dxa"/>
              <w:right w:w="90" w:type="dxa"/>
            </w:tcMar>
            <w:vAlign w:val="center"/>
          </w:tcPr>
          <w:p w14:paraId="5404F091" w14:textId="77777777" w:rsidR="004C693F" w:rsidRDefault="008737C7">
            <w:r>
              <w:rPr>
                <w:sz w:val="19"/>
                <w:szCs w:val="19"/>
              </w:rPr>
              <w:t>Incidental milling 0″ to 6″</w:t>
            </w:r>
          </w:p>
        </w:tc>
        <w:tc>
          <w:tcPr>
            <w:tcW w:w="1080" w:type="dxa"/>
            <w:tcMar>
              <w:top w:w="50" w:type="dxa"/>
              <w:left w:w="90" w:type="dxa"/>
              <w:bottom w:w="50" w:type="dxa"/>
              <w:right w:w="90" w:type="dxa"/>
            </w:tcMar>
            <w:vAlign w:val="center"/>
          </w:tcPr>
          <w:p w14:paraId="5C8DC410" w14:textId="77777777" w:rsidR="004C693F" w:rsidRDefault="008737C7">
            <w:pPr>
              <w:jc w:val="center"/>
            </w:pPr>
            <w:r>
              <w:rPr>
                <w:sz w:val="19"/>
                <w:szCs w:val="19"/>
              </w:rPr>
              <w:t>________</w:t>
            </w:r>
          </w:p>
        </w:tc>
        <w:tc>
          <w:tcPr>
            <w:tcW w:w="900" w:type="dxa"/>
            <w:tcMar>
              <w:top w:w="50" w:type="dxa"/>
              <w:left w:w="90" w:type="dxa"/>
              <w:bottom w:w="50" w:type="dxa"/>
              <w:right w:w="90" w:type="dxa"/>
            </w:tcMar>
            <w:vAlign w:val="center"/>
          </w:tcPr>
          <w:p w14:paraId="45A78E67" w14:textId="77777777" w:rsidR="004C693F" w:rsidRDefault="008737C7">
            <w:pPr>
              <w:jc w:val="center"/>
            </w:pPr>
            <w:r>
              <w:rPr>
                <w:sz w:val="19"/>
                <w:szCs w:val="19"/>
              </w:rPr>
              <w:t>Sq. Yd.</w:t>
            </w:r>
          </w:p>
        </w:tc>
        <w:tc>
          <w:tcPr>
            <w:tcW w:w="1330" w:type="dxa"/>
            <w:tcMar>
              <w:top w:w="50" w:type="dxa"/>
              <w:left w:w="90" w:type="dxa"/>
              <w:bottom w:w="50" w:type="dxa"/>
              <w:right w:w="90" w:type="dxa"/>
            </w:tcMar>
            <w:vAlign w:val="center"/>
          </w:tcPr>
          <w:p w14:paraId="480ED12C" w14:textId="77777777" w:rsidR="004C693F" w:rsidRDefault="008737C7">
            <w:pPr>
              <w:jc w:val="center"/>
            </w:pPr>
            <w:r>
              <w:rPr>
                <w:sz w:val="19"/>
                <w:szCs w:val="19"/>
              </w:rPr>
              <w:t>$__________</w:t>
            </w:r>
          </w:p>
        </w:tc>
        <w:tc>
          <w:tcPr>
            <w:tcW w:w="1330" w:type="dxa"/>
            <w:tcMar>
              <w:top w:w="50" w:type="dxa"/>
              <w:left w:w="90" w:type="dxa"/>
              <w:bottom w:w="50" w:type="dxa"/>
              <w:right w:w="90" w:type="dxa"/>
            </w:tcMar>
            <w:vAlign w:val="center"/>
          </w:tcPr>
          <w:p w14:paraId="7B7B50F5" w14:textId="77777777" w:rsidR="004C693F" w:rsidRDefault="008737C7">
            <w:pPr>
              <w:jc w:val="center"/>
            </w:pPr>
            <w:r>
              <w:rPr>
                <w:sz w:val="19"/>
                <w:szCs w:val="19"/>
              </w:rPr>
              <w:t>$__________</w:t>
            </w:r>
          </w:p>
        </w:tc>
      </w:tr>
      <w:tr w:rsidR="004C693F" w14:paraId="431E6496" w14:textId="77777777">
        <w:tc>
          <w:tcPr>
            <w:tcW w:w="8030" w:type="dxa"/>
            <w:gridSpan w:val="5"/>
            <w:shd w:val="clear" w:color="auto" w:fill="F2F2F2"/>
            <w:tcMar>
              <w:top w:w="50" w:type="dxa"/>
              <w:left w:w="90" w:type="dxa"/>
              <w:bottom w:w="50" w:type="dxa"/>
              <w:right w:w="90" w:type="dxa"/>
            </w:tcMar>
            <w:vAlign w:val="center"/>
          </w:tcPr>
          <w:p w14:paraId="0C3E41D9" w14:textId="77777777" w:rsidR="004C693F" w:rsidRDefault="008737C7">
            <w:pPr>
              <w:jc w:val="right"/>
            </w:pPr>
            <w:r>
              <w:rPr>
                <w:b/>
                <w:bCs/>
                <w:sz w:val="19"/>
                <w:szCs w:val="19"/>
              </w:rPr>
              <w:t>Total — Milling Section Bid</w:t>
            </w:r>
          </w:p>
        </w:tc>
        <w:tc>
          <w:tcPr>
            <w:tcW w:w="1330" w:type="dxa"/>
            <w:shd w:val="clear" w:color="auto" w:fill="F2F2F2"/>
            <w:tcMar>
              <w:top w:w="50" w:type="dxa"/>
              <w:left w:w="90" w:type="dxa"/>
              <w:bottom w:w="50" w:type="dxa"/>
              <w:right w:w="90" w:type="dxa"/>
            </w:tcMar>
            <w:vAlign w:val="center"/>
          </w:tcPr>
          <w:p w14:paraId="4B70D814" w14:textId="77777777" w:rsidR="004C693F" w:rsidRDefault="008737C7">
            <w:pPr>
              <w:jc w:val="center"/>
            </w:pPr>
            <w:r>
              <w:rPr>
                <w:sz w:val="19"/>
                <w:szCs w:val="19"/>
              </w:rPr>
              <w:t>$__________</w:t>
            </w:r>
          </w:p>
        </w:tc>
      </w:tr>
    </w:tbl>
    <w:p w14:paraId="0005A8DC" w14:textId="77777777" w:rsidR="004C693F" w:rsidRDefault="008737C7">
      <w:pPr>
        <w:keepNext/>
        <w:spacing w:before="240" w:after="100"/>
      </w:pPr>
      <w:r>
        <w:rPr>
          <w:b/>
          <w:bCs/>
        </w:rPr>
        <w:t>Reclamation Section Bid</w:t>
      </w:r>
    </w:p>
    <w:p w14:paraId="742BB5A5" w14:textId="77777777" w:rsidR="004C693F" w:rsidRDefault="008737C7">
      <w:pPr>
        <w:spacing w:after="140"/>
      </w:pPr>
      <w:r>
        <w:t>This section of the bid is for using the full-depth reclamation method for streets listed in the Special Conditions. The work includes reclamation operations of street sections at locations, depths (8 inches to 10 inches), widths, and typical sections indicated in the contract documents; addition of Portland cement strengthening and stabilization materials at a rate of 50 lbs. per square yard for a 12-inch thickness; any undercutting and addition of suitable subgrade material as directed; grading the reclaimed section; providing for uniformity of grade and crown; disposal of any excess material; compaction and proof rolling; and all else required to the satisfaction of the Town of China Grove. Reclamation pavement requirements shall conform to Division 5 of the Standard Specifications.</w:t>
      </w:r>
    </w:p>
    <w:p w14:paraId="4BE45DD9" w14:textId="77777777" w:rsidR="004C693F" w:rsidRDefault="008737C7">
      <w:pPr>
        <w:spacing w:after="140"/>
      </w:pPr>
      <w:r>
        <w:t>Reclamation Equipment. The Contractor shall provide and use mixers of CAT RR-250 or comparable size or larger in order to obtain proper mixing.</w:t>
      </w:r>
    </w:p>
    <w:p w14:paraId="12F12C9F" w14:textId="77777777" w:rsidR="004C693F" w:rsidRDefault="008737C7">
      <w:pPr>
        <w:spacing w:after="140"/>
      </w:pPr>
      <w:r>
        <w:t>Construction Requirements and Tolerance. The existing roadway shall be reclaimed in a manner that will restore the facility to a uniform longitudinal profile and cross section at the designated locations. Reclamation work at intersections and other irregular areas will be performed as indicated by the Director. Construction requirements shall follow Division 5 of the Standard Specifications. Reclamation shall be to the depths indicated; the Director may allow variations in depth. Portland cement for strengthening or stabilization will be applied at the rate of 50 pounds per square yard of roadway surface. If directed, the Contractor will perform undercutting and removal of unsuitable subgrade material and reconstruct the affected subgrade with suitable material. The Contractor shall grade sub-base material to allow a 1/4-inch-per-foot crown and shall be responsible for uniformity of grade. Once satisfactory grade and crown are achieved, the Contractor shall complete compaction to 95% density. Final grade shall be within 1/4 inch.</w:t>
      </w:r>
    </w:p>
    <w:p w14:paraId="49497A9F" w14:textId="77777777" w:rsidR="004C693F" w:rsidRDefault="008737C7">
      <w:pPr>
        <w:spacing w:after="140"/>
      </w:pPr>
      <w:r>
        <w:t>Compaction and Density Requirements. All compaction work and equipment shall be in accordance with Division 5 of the Standard Specifications. Each reclaimed roadway shall be subject to a proof roll test. The Contractor shall provide a fully loaded water truck of sufficient weight to check the result of compaction. The Director must be present for each proof roll. The Contractor shall obtain approval of compaction equipment prior to use. The Director may prohibit or restrict the use of vibratory rollers where damage to the pavement being placed, the underlying pavement structure, drainage structures, utilities, or nearby structures is likely to occur. In areas inaccessible to equipment, the mixture shall be thoroughly compacted using hand tamps or hand-operated mechanical tamps.</w:t>
      </w:r>
    </w:p>
    <w:p w14:paraId="22F1FBB5" w14:textId="77777777" w:rsidR="004C693F" w:rsidRDefault="008737C7">
      <w:pPr>
        <w:spacing w:after="140"/>
      </w:pPr>
      <w:r>
        <w:lastRenderedPageBreak/>
        <w:t>Method of Measurement and Basis of Payment. The quantity of reclaimed section to be paid for will be the actual number of square yards of roadway surface reclaimed in accordance with Division 5, paid at the contract unit price per square yard. The quantity of Portland cement used to strengthen roadway sections or stabilize subgrade will be the actual number of square yards so treated, paid at the contract unit price per square yard. The quantity of approved suitable subgrade material will be paid at the contract unit price per cubic yard.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20"/>
        <w:gridCol w:w="3900"/>
        <w:gridCol w:w="1080"/>
        <w:gridCol w:w="900"/>
        <w:gridCol w:w="1330"/>
        <w:gridCol w:w="1330"/>
      </w:tblGrid>
      <w:tr w:rsidR="004C693F" w14:paraId="1D7B8B0A" w14:textId="77777777">
        <w:trPr>
          <w:tblHeader/>
        </w:trPr>
        <w:tc>
          <w:tcPr>
            <w:tcW w:w="820" w:type="dxa"/>
            <w:shd w:val="clear" w:color="auto" w:fill="D9D9D9"/>
            <w:tcMar>
              <w:top w:w="50" w:type="dxa"/>
              <w:left w:w="90" w:type="dxa"/>
              <w:bottom w:w="50" w:type="dxa"/>
              <w:right w:w="90" w:type="dxa"/>
            </w:tcMar>
            <w:vAlign w:val="center"/>
          </w:tcPr>
          <w:p w14:paraId="38520F58" w14:textId="77777777" w:rsidR="004C693F" w:rsidRDefault="008737C7">
            <w:pPr>
              <w:jc w:val="center"/>
            </w:pPr>
            <w:r>
              <w:rPr>
                <w:b/>
                <w:bCs/>
                <w:sz w:val="19"/>
                <w:szCs w:val="19"/>
              </w:rPr>
              <w:t>Pay Item</w:t>
            </w:r>
          </w:p>
        </w:tc>
        <w:tc>
          <w:tcPr>
            <w:tcW w:w="3900" w:type="dxa"/>
            <w:shd w:val="clear" w:color="auto" w:fill="D9D9D9"/>
            <w:tcMar>
              <w:top w:w="50" w:type="dxa"/>
              <w:left w:w="90" w:type="dxa"/>
              <w:bottom w:w="50" w:type="dxa"/>
              <w:right w:w="90" w:type="dxa"/>
            </w:tcMar>
            <w:vAlign w:val="center"/>
          </w:tcPr>
          <w:p w14:paraId="3F236C79" w14:textId="77777777" w:rsidR="004C693F" w:rsidRDefault="008737C7">
            <w:pPr>
              <w:jc w:val="center"/>
            </w:pPr>
            <w:r>
              <w:rPr>
                <w:b/>
                <w:bCs/>
                <w:sz w:val="19"/>
                <w:szCs w:val="19"/>
              </w:rPr>
              <w:t>Pay Item Description</w:t>
            </w:r>
          </w:p>
        </w:tc>
        <w:tc>
          <w:tcPr>
            <w:tcW w:w="1080" w:type="dxa"/>
            <w:shd w:val="clear" w:color="auto" w:fill="D9D9D9"/>
            <w:tcMar>
              <w:top w:w="50" w:type="dxa"/>
              <w:left w:w="90" w:type="dxa"/>
              <w:bottom w:w="50" w:type="dxa"/>
              <w:right w:w="90" w:type="dxa"/>
            </w:tcMar>
            <w:vAlign w:val="center"/>
          </w:tcPr>
          <w:p w14:paraId="4D053F10" w14:textId="77777777" w:rsidR="004C693F" w:rsidRDefault="008737C7">
            <w:pPr>
              <w:jc w:val="center"/>
            </w:pPr>
            <w:r>
              <w:rPr>
                <w:b/>
                <w:bCs/>
                <w:sz w:val="19"/>
                <w:szCs w:val="19"/>
              </w:rPr>
              <w:t>Quantity</w:t>
            </w:r>
          </w:p>
        </w:tc>
        <w:tc>
          <w:tcPr>
            <w:tcW w:w="900" w:type="dxa"/>
            <w:shd w:val="clear" w:color="auto" w:fill="D9D9D9"/>
            <w:tcMar>
              <w:top w:w="50" w:type="dxa"/>
              <w:left w:w="90" w:type="dxa"/>
              <w:bottom w:w="50" w:type="dxa"/>
              <w:right w:w="90" w:type="dxa"/>
            </w:tcMar>
            <w:vAlign w:val="center"/>
          </w:tcPr>
          <w:p w14:paraId="5D51323C" w14:textId="77777777" w:rsidR="004C693F" w:rsidRDefault="008737C7">
            <w:pPr>
              <w:jc w:val="center"/>
            </w:pPr>
            <w:r>
              <w:rPr>
                <w:b/>
                <w:bCs/>
                <w:sz w:val="19"/>
                <w:szCs w:val="19"/>
              </w:rPr>
              <w:t>Units</w:t>
            </w:r>
          </w:p>
        </w:tc>
        <w:tc>
          <w:tcPr>
            <w:tcW w:w="1330" w:type="dxa"/>
            <w:shd w:val="clear" w:color="auto" w:fill="D9D9D9"/>
            <w:tcMar>
              <w:top w:w="50" w:type="dxa"/>
              <w:left w:w="90" w:type="dxa"/>
              <w:bottom w:w="50" w:type="dxa"/>
              <w:right w:w="90" w:type="dxa"/>
            </w:tcMar>
            <w:vAlign w:val="center"/>
          </w:tcPr>
          <w:p w14:paraId="0F011771" w14:textId="77777777" w:rsidR="004C693F" w:rsidRDefault="008737C7">
            <w:pPr>
              <w:jc w:val="center"/>
            </w:pPr>
            <w:r>
              <w:rPr>
                <w:b/>
                <w:bCs/>
                <w:sz w:val="19"/>
                <w:szCs w:val="19"/>
              </w:rPr>
              <w:t>Unit Price ($)</w:t>
            </w:r>
          </w:p>
        </w:tc>
        <w:tc>
          <w:tcPr>
            <w:tcW w:w="1330" w:type="dxa"/>
            <w:shd w:val="clear" w:color="auto" w:fill="D9D9D9"/>
            <w:tcMar>
              <w:top w:w="50" w:type="dxa"/>
              <w:left w:w="90" w:type="dxa"/>
              <w:bottom w:w="50" w:type="dxa"/>
              <w:right w:w="90" w:type="dxa"/>
            </w:tcMar>
            <w:vAlign w:val="center"/>
          </w:tcPr>
          <w:p w14:paraId="37ED1641" w14:textId="77777777" w:rsidR="004C693F" w:rsidRDefault="008737C7">
            <w:pPr>
              <w:jc w:val="center"/>
            </w:pPr>
            <w:r>
              <w:rPr>
                <w:b/>
                <w:bCs/>
                <w:sz w:val="19"/>
                <w:szCs w:val="19"/>
              </w:rPr>
              <w:t>Amount ($)</w:t>
            </w:r>
          </w:p>
        </w:tc>
      </w:tr>
      <w:tr w:rsidR="004C693F" w14:paraId="74AF579B" w14:textId="77777777">
        <w:tc>
          <w:tcPr>
            <w:tcW w:w="820" w:type="dxa"/>
            <w:tcMar>
              <w:top w:w="50" w:type="dxa"/>
              <w:left w:w="90" w:type="dxa"/>
              <w:bottom w:w="50" w:type="dxa"/>
              <w:right w:w="90" w:type="dxa"/>
            </w:tcMar>
            <w:vAlign w:val="center"/>
          </w:tcPr>
          <w:p w14:paraId="2791C6CA" w14:textId="77777777" w:rsidR="004C693F" w:rsidRDefault="008737C7">
            <w:r>
              <w:rPr>
                <w:sz w:val="19"/>
                <w:szCs w:val="19"/>
              </w:rPr>
              <w:t>4.1</w:t>
            </w:r>
          </w:p>
        </w:tc>
        <w:tc>
          <w:tcPr>
            <w:tcW w:w="3900" w:type="dxa"/>
            <w:tcMar>
              <w:top w:w="50" w:type="dxa"/>
              <w:left w:w="90" w:type="dxa"/>
              <w:bottom w:w="50" w:type="dxa"/>
              <w:right w:w="90" w:type="dxa"/>
            </w:tcMar>
            <w:vAlign w:val="center"/>
          </w:tcPr>
          <w:p w14:paraId="1E840A27" w14:textId="77777777" w:rsidR="004C693F" w:rsidRDefault="008737C7">
            <w:r>
              <w:rPr>
                <w:sz w:val="19"/>
                <w:szCs w:val="19"/>
              </w:rPr>
              <w:t>Reclamation of existing roadway with cement stabilization</w:t>
            </w:r>
          </w:p>
        </w:tc>
        <w:tc>
          <w:tcPr>
            <w:tcW w:w="1080" w:type="dxa"/>
            <w:tcMar>
              <w:top w:w="50" w:type="dxa"/>
              <w:left w:w="90" w:type="dxa"/>
              <w:bottom w:w="50" w:type="dxa"/>
              <w:right w:w="90" w:type="dxa"/>
            </w:tcMar>
            <w:vAlign w:val="center"/>
          </w:tcPr>
          <w:p w14:paraId="4A863AAE" w14:textId="77777777" w:rsidR="004C693F" w:rsidRDefault="008737C7">
            <w:pPr>
              <w:jc w:val="center"/>
            </w:pPr>
            <w:r>
              <w:rPr>
                <w:sz w:val="19"/>
                <w:szCs w:val="19"/>
              </w:rPr>
              <w:t>________</w:t>
            </w:r>
          </w:p>
        </w:tc>
        <w:tc>
          <w:tcPr>
            <w:tcW w:w="900" w:type="dxa"/>
            <w:tcMar>
              <w:top w:w="50" w:type="dxa"/>
              <w:left w:w="90" w:type="dxa"/>
              <w:bottom w:w="50" w:type="dxa"/>
              <w:right w:w="90" w:type="dxa"/>
            </w:tcMar>
            <w:vAlign w:val="center"/>
          </w:tcPr>
          <w:p w14:paraId="1A860E1D" w14:textId="77777777" w:rsidR="004C693F" w:rsidRDefault="008737C7">
            <w:pPr>
              <w:jc w:val="center"/>
            </w:pPr>
            <w:r>
              <w:rPr>
                <w:sz w:val="19"/>
                <w:szCs w:val="19"/>
              </w:rPr>
              <w:t>Sq. Yd.</w:t>
            </w:r>
          </w:p>
        </w:tc>
        <w:tc>
          <w:tcPr>
            <w:tcW w:w="1330" w:type="dxa"/>
            <w:tcMar>
              <w:top w:w="50" w:type="dxa"/>
              <w:left w:w="90" w:type="dxa"/>
              <w:bottom w:w="50" w:type="dxa"/>
              <w:right w:w="90" w:type="dxa"/>
            </w:tcMar>
            <w:vAlign w:val="center"/>
          </w:tcPr>
          <w:p w14:paraId="23D82D67" w14:textId="77777777" w:rsidR="004C693F" w:rsidRDefault="008737C7">
            <w:pPr>
              <w:jc w:val="center"/>
            </w:pPr>
            <w:r>
              <w:rPr>
                <w:sz w:val="19"/>
                <w:szCs w:val="19"/>
              </w:rPr>
              <w:t>$__________</w:t>
            </w:r>
          </w:p>
        </w:tc>
        <w:tc>
          <w:tcPr>
            <w:tcW w:w="1330" w:type="dxa"/>
            <w:tcMar>
              <w:top w:w="50" w:type="dxa"/>
              <w:left w:w="90" w:type="dxa"/>
              <w:bottom w:w="50" w:type="dxa"/>
              <w:right w:w="90" w:type="dxa"/>
            </w:tcMar>
            <w:vAlign w:val="center"/>
          </w:tcPr>
          <w:p w14:paraId="37528B1B" w14:textId="77777777" w:rsidR="004C693F" w:rsidRDefault="008737C7">
            <w:pPr>
              <w:jc w:val="center"/>
            </w:pPr>
            <w:r>
              <w:rPr>
                <w:sz w:val="19"/>
                <w:szCs w:val="19"/>
              </w:rPr>
              <w:t>$__________</w:t>
            </w:r>
          </w:p>
        </w:tc>
      </w:tr>
      <w:tr w:rsidR="004C693F" w14:paraId="70BB2067" w14:textId="77777777">
        <w:tc>
          <w:tcPr>
            <w:tcW w:w="820" w:type="dxa"/>
            <w:tcMar>
              <w:top w:w="50" w:type="dxa"/>
              <w:left w:w="90" w:type="dxa"/>
              <w:bottom w:w="50" w:type="dxa"/>
              <w:right w:w="90" w:type="dxa"/>
            </w:tcMar>
            <w:vAlign w:val="center"/>
          </w:tcPr>
          <w:p w14:paraId="05C0DC7C" w14:textId="77777777" w:rsidR="004C693F" w:rsidRDefault="008737C7">
            <w:r>
              <w:rPr>
                <w:sz w:val="19"/>
                <w:szCs w:val="19"/>
              </w:rPr>
              <w:t>4.2</w:t>
            </w:r>
          </w:p>
        </w:tc>
        <w:tc>
          <w:tcPr>
            <w:tcW w:w="3900" w:type="dxa"/>
            <w:tcMar>
              <w:top w:w="50" w:type="dxa"/>
              <w:left w:w="90" w:type="dxa"/>
              <w:bottom w:w="50" w:type="dxa"/>
              <w:right w:w="90" w:type="dxa"/>
            </w:tcMar>
            <w:vAlign w:val="center"/>
          </w:tcPr>
          <w:p w14:paraId="52D7283C" w14:textId="77777777" w:rsidR="004C693F" w:rsidRDefault="008737C7">
            <w:r>
              <w:rPr>
                <w:sz w:val="19"/>
                <w:szCs w:val="19"/>
              </w:rPr>
              <w:t>Undercut and replace with approved suitable material for subgrade repairs</w:t>
            </w:r>
          </w:p>
        </w:tc>
        <w:tc>
          <w:tcPr>
            <w:tcW w:w="1080" w:type="dxa"/>
            <w:tcMar>
              <w:top w:w="50" w:type="dxa"/>
              <w:left w:w="90" w:type="dxa"/>
              <w:bottom w:w="50" w:type="dxa"/>
              <w:right w:w="90" w:type="dxa"/>
            </w:tcMar>
            <w:vAlign w:val="center"/>
          </w:tcPr>
          <w:p w14:paraId="232F5F90" w14:textId="77777777" w:rsidR="004C693F" w:rsidRDefault="008737C7">
            <w:pPr>
              <w:jc w:val="center"/>
            </w:pPr>
            <w:r>
              <w:rPr>
                <w:sz w:val="19"/>
                <w:szCs w:val="19"/>
              </w:rPr>
              <w:t>________</w:t>
            </w:r>
          </w:p>
        </w:tc>
        <w:tc>
          <w:tcPr>
            <w:tcW w:w="900" w:type="dxa"/>
            <w:tcMar>
              <w:top w:w="50" w:type="dxa"/>
              <w:left w:w="90" w:type="dxa"/>
              <w:bottom w:w="50" w:type="dxa"/>
              <w:right w:w="90" w:type="dxa"/>
            </w:tcMar>
            <w:vAlign w:val="center"/>
          </w:tcPr>
          <w:p w14:paraId="6B71E204" w14:textId="77777777" w:rsidR="004C693F" w:rsidRDefault="008737C7">
            <w:pPr>
              <w:jc w:val="center"/>
            </w:pPr>
            <w:r>
              <w:rPr>
                <w:sz w:val="19"/>
                <w:szCs w:val="19"/>
              </w:rPr>
              <w:t>Tons</w:t>
            </w:r>
          </w:p>
        </w:tc>
        <w:tc>
          <w:tcPr>
            <w:tcW w:w="1330" w:type="dxa"/>
            <w:tcMar>
              <w:top w:w="50" w:type="dxa"/>
              <w:left w:w="90" w:type="dxa"/>
              <w:bottom w:w="50" w:type="dxa"/>
              <w:right w:w="90" w:type="dxa"/>
            </w:tcMar>
            <w:vAlign w:val="center"/>
          </w:tcPr>
          <w:p w14:paraId="0AF890F8" w14:textId="77777777" w:rsidR="004C693F" w:rsidRDefault="008737C7">
            <w:pPr>
              <w:jc w:val="center"/>
            </w:pPr>
            <w:r>
              <w:rPr>
                <w:sz w:val="19"/>
                <w:szCs w:val="19"/>
              </w:rPr>
              <w:t>$__________</w:t>
            </w:r>
          </w:p>
        </w:tc>
        <w:tc>
          <w:tcPr>
            <w:tcW w:w="1330" w:type="dxa"/>
            <w:tcMar>
              <w:top w:w="50" w:type="dxa"/>
              <w:left w:w="90" w:type="dxa"/>
              <w:bottom w:w="50" w:type="dxa"/>
              <w:right w:w="90" w:type="dxa"/>
            </w:tcMar>
            <w:vAlign w:val="center"/>
          </w:tcPr>
          <w:p w14:paraId="7CDE2194" w14:textId="77777777" w:rsidR="004C693F" w:rsidRDefault="008737C7">
            <w:pPr>
              <w:jc w:val="center"/>
            </w:pPr>
            <w:r>
              <w:rPr>
                <w:sz w:val="19"/>
                <w:szCs w:val="19"/>
              </w:rPr>
              <w:t>$__________</w:t>
            </w:r>
          </w:p>
        </w:tc>
      </w:tr>
      <w:tr w:rsidR="004C693F" w14:paraId="59565981" w14:textId="77777777">
        <w:tc>
          <w:tcPr>
            <w:tcW w:w="8030" w:type="dxa"/>
            <w:gridSpan w:val="5"/>
            <w:shd w:val="clear" w:color="auto" w:fill="F2F2F2"/>
            <w:tcMar>
              <w:top w:w="50" w:type="dxa"/>
              <w:left w:w="90" w:type="dxa"/>
              <w:bottom w:w="50" w:type="dxa"/>
              <w:right w:w="90" w:type="dxa"/>
            </w:tcMar>
            <w:vAlign w:val="center"/>
          </w:tcPr>
          <w:p w14:paraId="55D6F026" w14:textId="77777777" w:rsidR="004C693F" w:rsidRDefault="008737C7">
            <w:pPr>
              <w:jc w:val="right"/>
            </w:pPr>
            <w:r>
              <w:rPr>
                <w:b/>
                <w:bCs/>
                <w:sz w:val="19"/>
                <w:szCs w:val="19"/>
              </w:rPr>
              <w:t>Total — Reclamation Section Bid</w:t>
            </w:r>
          </w:p>
        </w:tc>
        <w:tc>
          <w:tcPr>
            <w:tcW w:w="1330" w:type="dxa"/>
            <w:shd w:val="clear" w:color="auto" w:fill="F2F2F2"/>
            <w:tcMar>
              <w:top w:w="50" w:type="dxa"/>
              <w:left w:w="90" w:type="dxa"/>
              <w:bottom w:w="50" w:type="dxa"/>
              <w:right w:w="90" w:type="dxa"/>
            </w:tcMar>
            <w:vAlign w:val="center"/>
          </w:tcPr>
          <w:p w14:paraId="31C7CED4" w14:textId="77777777" w:rsidR="004C693F" w:rsidRDefault="008737C7">
            <w:pPr>
              <w:jc w:val="center"/>
            </w:pPr>
            <w:r>
              <w:rPr>
                <w:sz w:val="19"/>
                <w:szCs w:val="19"/>
              </w:rPr>
              <w:t>$__________</w:t>
            </w:r>
          </w:p>
        </w:tc>
      </w:tr>
    </w:tbl>
    <w:p w14:paraId="60B4966F" w14:textId="77777777" w:rsidR="004C693F" w:rsidRDefault="008737C7">
      <w:pPr>
        <w:keepNext/>
        <w:spacing w:before="240" w:after="100"/>
      </w:pPr>
      <w:r>
        <w:rPr>
          <w:b/>
          <w:bCs/>
        </w:rPr>
        <w:t>Resurfacing Section Bid</w:t>
      </w:r>
    </w:p>
    <w:p w14:paraId="0AFC01BC" w14:textId="77777777" w:rsidR="004C693F" w:rsidRDefault="008737C7">
      <w:pPr>
        <w:spacing w:after="140"/>
      </w:pPr>
      <w:r>
        <w:t>This section of the bid is for paving the prepared base of the streets listed in the Special Conditions with 1.5–2.0 inches of S9.5B Superpave mix, or 1.25 inches of S9.5B Superpave mix, or as directed by the Director. The work includes the construction of one or more courses of asphalt mixture placed on a prepared surface in accordance with Division 6 and specifically Section 610 of the Standard Specifications, in reasonably close conformity with the lines, grades, thickness, and typical sections indicated in the contract documents. The work also includes producing, weighing, transporting, placing, and compacting the plant mix; furnishing aggregate, asphalt binder, anti-strip adhesive, and all other materials for the plant mix; furnishing and applying tack coat as specified in Section 605; furnishing scales; maintaining the course until final acceptance; making any repairs or corrections that become necessary; and providing and conducting quality control and surface testing of the completed pavement as specified in Section 609.</w:t>
      </w:r>
    </w:p>
    <w:p w14:paraId="00DB41DF" w14:textId="77777777" w:rsidR="004C693F" w:rsidRDefault="008737C7">
      <w:pPr>
        <w:spacing w:after="140"/>
      </w:pPr>
      <w:r>
        <w:t>It is the intent of this contract that pavement be accomplished immediately after the base has been accepted by the Town. If the paving Contractor is not the base Contractor, the paving Contractor has up to three (3) days to start the paving operation after notice to proceed is issued by the Town. Weather, seasonal, and temperature limitations for resurfacing shall be as specified in Division 6.</w:t>
      </w:r>
    </w:p>
    <w:p w14:paraId="767AC0CE" w14:textId="77777777" w:rsidR="004C693F" w:rsidRDefault="008737C7">
      <w:pPr>
        <w:spacing w:after="140"/>
      </w:pPr>
      <w:r>
        <w:t>Mix and Production Specifications. The plant and all associated equipment, materials, mix design and formulas, production, storage, limitations, inspection, quality control, placing, and testing requirements shall conform to Division 6 of the Standard Specifications. Tack coats shall be applied in accordance with Section 605. Asphalt concrete base and intermediate courses shall be placed per appropriate mix and specified lift and layer depths as directed by the Director.</w:t>
      </w:r>
    </w:p>
    <w:p w14:paraId="5E4392E6" w14:textId="77777777" w:rsidR="004C693F" w:rsidRDefault="008737C7">
      <w:pPr>
        <w:spacing w:after="140"/>
      </w:pPr>
      <w:r>
        <w:t>Equipment and Hauling. Spreading and finishing the asphalt mixture shall be performed utilizing a self-contained, power-propelled paver capable of placing the asphalt mixture to the required grades, cross sections, thicknesses, and widths and to uniform density and texture. The paver shall be equipped and operated with a fully activated screed plate designed to be preheated for its full length whenever necessary, of adequate length to spread and finish the full uniform width travel lane being placed. Strike-off devices shall not be used in spreading and finishing mixture placed in the uniform width travel lane. The paver shall be equipped with a receiving hopper and an automatically controlled distribution system capable of uniformly maintaining a proper head of material in front of the full length of the screed, including screed extensions. The screed unit shall be equipped with a sliding shoe attachment that will form a slope on the edge of the mat to prevent edge raveling when the mixture is compacted. A string line shall be placed by the Contractor and approved by the Director to ensure alignment control for the paver; a string line will not be required when the first layer is placed adjacent to a curb section.</w:t>
      </w:r>
    </w:p>
    <w:p w14:paraId="616774DE" w14:textId="77777777" w:rsidR="004C693F" w:rsidRDefault="008737C7">
      <w:pPr>
        <w:spacing w:after="140"/>
      </w:pPr>
      <w:r>
        <w:lastRenderedPageBreak/>
        <w:t>Pavers shall be operated at a forward speed consistent with plant production, material delivery, and satisfactory laying of the mixture to provide uniform and continuous laydown. The Contractor shall coordinate paving and loading operations to maintain an adequate amount of asphalt mixture in the paver hopper between truck exchanges; the hopper shall not be allowed to become empty between loads. Should unevenness of texture, tearing, segregation, or shoving occur due to unsatisfactory methods or equipment, the Contractor shall immediately correct such work at no cost to the Town. Excessive throwing back of material will not be permitted.</w:t>
      </w:r>
    </w:p>
    <w:p w14:paraId="58FB5764" w14:textId="77777777" w:rsidR="004C693F" w:rsidRDefault="008737C7">
      <w:pPr>
        <w:spacing w:after="140"/>
      </w:pPr>
      <w:r>
        <w:t>Pavers shall be equipped with a screed control system that automatically controls the longitudinal profile and cross slope of the pavement through the use of mobile grade references (including mechanical, sonic, and laser grade sensing and averaging devices), erected string lines, joint matching shoes, slope control devices, or approved combinations. The mobile grade reference system shall be capable of averaging the existing grade or pavement over a minimum 30-foot distance, with the grade sensor at the approximate midpoint of the mobile reference system. Use an erected fixed string line for both longitudinal profile and cross slope control as required; the Contractor is responsible for furnishing and supporting the string line with stakes. Utilize the 30-foot minimum length mobile grade reference system to control the longitudinal profile when placing the initial lanes and all adjacent lanes of all courses unless otherwise approved. When placing adjacent lines of the final surface course, the paver shall be equipped with a joint matching device (6-inch shoe) that automatically controls the depth of the mixture being placed so that, when compacted, it matches the depth of the existing lane. Utilize an automatic slope control system unless otherwise approved.</w:t>
      </w:r>
    </w:p>
    <w:p w14:paraId="3D548300" w14:textId="77777777" w:rsidR="004C693F" w:rsidRDefault="008737C7">
      <w:pPr>
        <w:spacing w:after="140"/>
      </w:pPr>
      <w:r>
        <w:t>Transportation of the mixture from the plant to the point of use shall be in vehicles with tight, clean, and smooth metal beds with two 3/8-inch diameter holes on each side of the vehicle body 6 inches above the bed for the purpose of inserting a thermometer. Loads shall be covered to prevent the entrance of moisture and rapid loss of heat, in accordance with Section 610-7.</w:t>
      </w:r>
    </w:p>
    <w:p w14:paraId="6E327183" w14:textId="77777777" w:rsidR="004C693F" w:rsidRDefault="008737C7">
      <w:pPr>
        <w:spacing w:after="140"/>
      </w:pPr>
      <w:r>
        <w:t>Compaction and Density Requirements. All compaction work and equipment shall be in accordance with Sections 610-9 and 610-10 of the Standard Specifications. Immediately after the asphalt mixture has been spread, struck off, and adjusted for surface and edge irregularities, it shall be thoroughly and uniformly compacted over the entire section. Perform compaction rolling at the maximum temperature at which the mix will support the rollers without moving horizontally. Operate rollers with the drive wheels nearest the paver and at uniform speeds slow enough to avoid displacement of the mixture. Complete compaction, including intermediate rolling, prior to the mixture cooling below a workable temperature. Perform finish rolling to remove roller marks. The Contractor shall provide a sufficient number and weight of rollers to compact the mixture to the required density while it is still workable, and shall obtain approval of compaction equipment prior to use. Densities shall meet the minimum requirements of Section 610-10 for the type of mixture being placed.</w:t>
      </w:r>
    </w:p>
    <w:p w14:paraId="2039989E" w14:textId="77777777" w:rsidR="004C693F" w:rsidRDefault="008737C7">
      <w:pPr>
        <w:spacing w:after="140"/>
      </w:pPr>
      <w:r>
        <w:t xml:space="preserve">Joints. All joints in the pavement shall be made and tested in accordance with Sections 610-11(A) and 610-11(B) of the Standard Specifications. Transverse joints: when placing of the mixture is to be suspended long enough to permit the mixture to become chilled, a transverse joint shall be constructed. If traffic will not pass over the end of the paving, a butt joint will be permitted, provided proper compaction is achieved. If traffic will pass over the joint, the Contractor shall construct a sloped wedge ahead of the end of the full-depth pavement and shall place a paper parting strip beneath the wedge unless waived by the Director. Before paving operations resume, the Contractor shall remove the sloped wedge and cut back into the previously constructed pavement to the point of full pavement depth, and the exposed edge shall be lightly coated with tack coat. Longitudinal joints: tack the edge of all longitudinal joints prior to placing the adjoining pavement. Longitudinal joints shall be formed by allowing the paver to deposit the mixture adjacent to the joint to such depth that maximum compaction can be obtained along the joint. Rolling immediately behind the paver shall pinch the joint. When multi-lane, multi-layer construction is required, offset the longitudinal joints in each layer from that in the layer immediately below by </w:t>
        <w:lastRenderedPageBreak/>
        <w:t>approximately 6 inches. Construct the joints in the final layer, where possible, between designated travel lanes of the final traffic pattern.</w:t>
      </w:r>
    </w:p>
    <w:p w14:paraId="5CA099C6" w14:textId="77777777" w:rsidR="004C693F" w:rsidRDefault="008737C7">
      <w:pPr>
        <w:spacing w:after="140"/>
      </w:pPr>
      <w:r>
        <w:t>Maintenance and Acceptance. The Contractor shall maintain the plant mix pavement in an acceptable condition in accordance with Section 610-14 until final acceptance of the project, and shall immediately repair any defects or damage at no cost to the Town. Acceptance of the surface and density shall be in accordance with Sections 610-12 and 610-13.</w:t>
      </w:r>
    </w:p>
    <w:p w14:paraId="1838197F" w14:textId="77777777" w:rsidR="004C693F" w:rsidRDefault="008737C7">
      <w:pPr>
        <w:spacing w:after="140"/>
      </w:pPr>
      <w:r>
        <w:t>Method of Measurement and Basis of Payment. The quantity of hot mix asphalt pavement to be paid for will be the actual number of tons (U.S. Customary short ton, 2,000 lbs.) of each type incorporated into the completed and accepted work in accordance with Division 6, measured by being weighed in trucks on certified platform scales or other certified weighing devices, paid at the contract unit price per ton.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20"/>
        <w:gridCol w:w="3900"/>
        <w:gridCol w:w="1080"/>
        <w:gridCol w:w="900"/>
        <w:gridCol w:w="1330"/>
        <w:gridCol w:w="1330"/>
      </w:tblGrid>
      <w:tr w:rsidR="004C693F" w14:paraId="1A42AEE0" w14:textId="77777777">
        <w:trPr>
          <w:tblHeader/>
        </w:trPr>
        <w:tc>
          <w:tcPr>
            <w:tcW w:w="820" w:type="dxa"/>
            <w:shd w:val="clear" w:color="auto" w:fill="D9D9D9"/>
            <w:tcMar>
              <w:top w:w="50" w:type="dxa"/>
              <w:left w:w="90" w:type="dxa"/>
              <w:bottom w:w="50" w:type="dxa"/>
              <w:right w:w="90" w:type="dxa"/>
            </w:tcMar>
            <w:vAlign w:val="center"/>
          </w:tcPr>
          <w:p w14:paraId="3B36EB70" w14:textId="77777777" w:rsidR="004C693F" w:rsidRDefault="008737C7">
            <w:pPr>
              <w:jc w:val="center"/>
            </w:pPr>
            <w:r>
              <w:rPr>
                <w:b/>
                <w:bCs/>
                <w:sz w:val="19"/>
                <w:szCs w:val="19"/>
              </w:rPr>
              <w:t>Pay Item</w:t>
            </w:r>
          </w:p>
        </w:tc>
        <w:tc>
          <w:tcPr>
            <w:tcW w:w="3900" w:type="dxa"/>
            <w:shd w:val="clear" w:color="auto" w:fill="D9D9D9"/>
            <w:tcMar>
              <w:top w:w="50" w:type="dxa"/>
              <w:left w:w="90" w:type="dxa"/>
              <w:bottom w:w="50" w:type="dxa"/>
              <w:right w:w="90" w:type="dxa"/>
            </w:tcMar>
            <w:vAlign w:val="center"/>
          </w:tcPr>
          <w:p w14:paraId="44F2FA69" w14:textId="77777777" w:rsidR="004C693F" w:rsidRDefault="008737C7">
            <w:pPr>
              <w:jc w:val="center"/>
            </w:pPr>
            <w:r>
              <w:rPr>
                <w:b/>
                <w:bCs/>
                <w:sz w:val="19"/>
                <w:szCs w:val="19"/>
              </w:rPr>
              <w:t>Pay Item Description</w:t>
            </w:r>
          </w:p>
        </w:tc>
        <w:tc>
          <w:tcPr>
            <w:tcW w:w="1080" w:type="dxa"/>
            <w:shd w:val="clear" w:color="auto" w:fill="D9D9D9"/>
            <w:tcMar>
              <w:top w:w="50" w:type="dxa"/>
              <w:left w:w="90" w:type="dxa"/>
              <w:bottom w:w="50" w:type="dxa"/>
              <w:right w:w="90" w:type="dxa"/>
            </w:tcMar>
            <w:vAlign w:val="center"/>
          </w:tcPr>
          <w:p w14:paraId="387D5600" w14:textId="77777777" w:rsidR="004C693F" w:rsidRDefault="008737C7">
            <w:pPr>
              <w:jc w:val="center"/>
            </w:pPr>
            <w:r>
              <w:rPr>
                <w:b/>
                <w:bCs/>
                <w:sz w:val="19"/>
                <w:szCs w:val="19"/>
              </w:rPr>
              <w:t>Quantity</w:t>
            </w:r>
          </w:p>
        </w:tc>
        <w:tc>
          <w:tcPr>
            <w:tcW w:w="900" w:type="dxa"/>
            <w:shd w:val="clear" w:color="auto" w:fill="D9D9D9"/>
            <w:tcMar>
              <w:top w:w="50" w:type="dxa"/>
              <w:left w:w="90" w:type="dxa"/>
              <w:bottom w:w="50" w:type="dxa"/>
              <w:right w:w="90" w:type="dxa"/>
            </w:tcMar>
            <w:vAlign w:val="center"/>
          </w:tcPr>
          <w:p w14:paraId="3B591F42" w14:textId="77777777" w:rsidR="004C693F" w:rsidRDefault="008737C7">
            <w:pPr>
              <w:jc w:val="center"/>
            </w:pPr>
            <w:r>
              <w:rPr>
                <w:b/>
                <w:bCs/>
                <w:sz w:val="19"/>
                <w:szCs w:val="19"/>
              </w:rPr>
              <w:t>Units</w:t>
            </w:r>
          </w:p>
        </w:tc>
        <w:tc>
          <w:tcPr>
            <w:tcW w:w="1330" w:type="dxa"/>
            <w:shd w:val="clear" w:color="auto" w:fill="D9D9D9"/>
            <w:tcMar>
              <w:top w:w="50" w:type="dxa"/>
              <w:left w:w="90" w:type="dxa"/>
              <w:bottom w:w="50" w:type="dxa"/>
              <w:right w:w="90" w:type="dxa"/>
            </w:tcMar>
            <w:vAlign w:val="center"/>
          </w:tcPr>
          <w:p w14:paraId="6510F7F9" w14:textId="77777777" w:rsidR="004C693F" w:rsidRDefault="008737C7">
            <w:pPr>
              <w:jc w:val="center"/>
            </w:pPr>
            <w:r>
              <w:rPr>
                <w:b/>
                <w:bCs/>
                <w:sz w:val="19"/>
                <w:szCs w:val="19"/>
              </w:rPr>
              <w:t>Unit Price ($)</w:t>
            </w:r>
          </w:p>
        </w:tc>
        <w:tc>
          <w:tcPr>
            <w:tcW w:w="1330" w:type="dxa"/>
            <w:shd w:val="clear" w:color="auto" w:fill="D9D9D9"/>
            <w:tcMar>
              <w:top w:w="50" w:type="dxa"/>
              <w:left w:w="90" w:type="dxa"/>
              <w:bottom w:w="50" w:type="dxa"/>
              <w:right w:w="90" w:type="dxa"/>
            </w:tcMar>
            <w:vAlign w:val="center"/>
          </w:tcPr>
          <w:p w14:paraId="5705F2DB" w14:textId="77777777" w:rsidR="004C693F" w:rsidRDefault="008737C7">
            <w:pPr>
              <w:jc w:val="center"/>
            </w:pPr>
            <w:r>
              <w:rPr>
                <w:b/>
                <w:bCs/>
                <w:sz w:val="19"/>
                <w:szCs w:val="19"/>
              </w:rPr>
              <w:t>Amount ($)</w:t>
            </w:r>
          </w:p>
        </w:tc>
      </w:tr>
      <w:tr w:rsidR="004C693F" w14:paraId="475292A1" w14:textId="77777777">
        <w:tc>
          <w:tcPr>
            <w:tcW w:w="820" w:type="dxa"/>
            <w:tcMar>
              <w:top w:w="50" w:type="dxa"/>
              <w:left w:w="90" w:type="dxa"/>
              <w:bottom w:w="50" w:type="dxa"/>
              <w:right w:w="90" w:type="dxa"/>
            </w:tcMar>
            <w:vAlign w:val="center"/>
          </w:tcPr>
          <w:p w14:paraId="0B3B8FC2" w14:textId="77777777" w:rsidR="004C693F" w:rsidRDefault="008737C7">
            <w:r>
              <w:rPr>
                <w:sz w:val="19"/>
                <w:szCs w:val="19"/>
              </w:rPr>
              <w:t>5.1</w:t>
            </w:r>
          </w:p>
        </w:tc>
        <w:tc>
          <w:tcPr>
            <w:tcW w:w="3900" w:type="dxa"/>
            <w:tcMar>
              <w:top w:w="50" w:type="dxa"/>
              <w:left w:w="90" w:type="dxa"/>
              <w:bottom w:w="50" w:type="dxa"/>
              <w:right w:w="90" w:type="dxa"/>
            </w:tcMar>
            <w:vAlign w:val="center"/>
          </w:tcPr>
          <w:p w14:paraId="0706CACA" w14:textId="77777777" w:rsidR="004C693F" w:rsidRDefault="008737C7">
            <w:r>
              <w:rPr>
                <w:sz w:val="19"/>
                <w:szCs w:val="19"/>
              </w:rPr>
              <w:t>Asphalt Resurfacing — place and compact 1.25″ of Surface Course S9.5B</w:t>
            </w:r>
          </w:p>
        </w:tc>
        <w:tc>
          <w:tcPr>
            <w:tcW w:w="1080" w:type="dxa"/>
            <w:tcMar>
              <w:top w:w="50" w:type="dxa"/>
              <w:left w:w="90" w:type="dxa"/>
              <w:bottom w:w="50" w:type="dxa"/>
              <w:right w:w="90" w:type="dxa"/>
            </w:tcMar>
            <w:vAlign w:val="center"/>
          </w:tcPr>
          <w:p w14:paraId="2A9E5B89" w14:textId="77777777" w:rsidR="004C693F" w:rsidRDefault="008737C7">
            <w:pPr>
              <w:jc w:val="center"/>
            </w:pPr>
            <w:r>
              <w:rPr>
                <w:sz w:val="19"/>
                <w:szCs w:val="19"/>
              </w:rPr>
              <w:t>________</w:t>
            </w:r>
          </w:p>
        </w:tc>
        <w:tc>
          <w:tcPr>
            <w:tcW w:w="900" w:type="dxa"/>
            <w:tcMar>
              <w:top w:w="50" w:type="dxa"/>
              <w:left w:w="90" w:type="dxa"/>
              <w:bottom w:w="50" w:type="dxa"/>
              <w:right w:w="90" w:type="dxa"/>
            </w:tcMar>
            <w:vAlign w:val="center"/>
          </w:tcPr>
          <w:p w14:paraId="182A5A6F" w14:textId="77777777" w:rsidR="004C693F" w:rsidRDefault="008737C7">
            <w:pPr>
              <w:jc w:val="center"/>
            </w:pPr>
            <w:r>
              <w:rPr>
                <w:sz w:val="19"/>
                <w:szCs w:val="19"/>
              </w:rPr>
              <w:t>Tons</w:t>
            </w:r>
          </w:p>
        </w:tc>
        <w:tc>
          <w:tcPr>
            <w:tcW w:w="1330" w:type="dxa"/>
            <w:tcMar>
              <w:top w:w="50" w:type="dxa"/>
              <w:left w:w="90" w:type="dxa"/>
              <w:bottom w:w="50" w:type="dxa"/>
              <w:right w:w="90" w:type="dxa"/>
            </w:tcMar>
            <w:vAlign w:val="center"/>
          </w:tcPr>
          <w:p w14:paraId="2BDC08A0" w14:textId="77777777" w:rsidR="004C693F" w:rsidRDefault="008737C7">
            <w:pPr>
              <w:jc w:val="center"/>
            </w:pPr>
            <w:r>
              <w:rPr>
                <w:sz w:val="19"/>
                <w:szCs w:val="19"/>
              </w:rPr>
              <w:t>$__________</w:t>
            </w:r>
          </w:p>
        </w:tc>
        <w:tc>
          <w:tcPr>
            <w:tcW w:w="1330" w:type="dxa"/>
            <w:tcMar>
              <w:top w:w="50" w:type="dxa"/>
              <w:left w:w="90" w:type="dxa"/>
              <w:bottom w:w="50" w:type="dxa"/>
              <w:right w:w="90" w:type="dxa"/>
            </w:tcMar>
            <w:vAlign w:val="center"/>
          </w:tcPr>
          <w:p w14:paraId="3343B3B9" w14:textId="77777777" w:rsidR="004C693F" w:rsidRDefault="008737C7">
            <w:pPr>
              <w:jc w:val="center"/>
            </w:pPr>
            <w:r>
              <w:rPr>
                <w:sz w:val="19"/>
                <w:szCs w:val="19"/>
              </w:rPr>
              <w:t>$__________</w:t>
            </w:r>
          </w:p>
        </w:tc>
      </w:tr>
      <w:tr w:rsidR="004C693F" w14:paraId="1C3384E0" w14:textId="77777777">
        <w:tc>
          <w:tcPr>
            <w:tcW w:w="820" w:type="dxa"/>
            <w:tcMar>
              <w:top w:w="50" w:type="dxa"/>
              <w:left w:w="90" w:type="dxa"/>
              <w:bottom w:w="50" w:type="dxa"/>
              <w:right w:w="90" w:type="dxa"/>
            </w:tcMar>
            <w:vAlign w:val="center"/>
          </w:tcPr>
          <w:p w14:paraId="45CFFCD6" w14:textId="77777777" w:rsidR="004C693F" w:rsidRDefault="008737C7">
            <w:r>
              <w:rPr>
                <w:sz w:val="19"/>
                <w:szCs w:val="19"/>
              </w:rPr>
              <w:t>5.2</w:t>
            </w:r>
          </w:p>
        </w:tc>
        <w:tc>
          <w:tcPr>
            <w:tcW w:w="3900" w:type="dxa"/>
            <w:tcMar>
              <w:top w:w="50" w:type="dxa"/>
              <w:left w:w="90" w:type="dxa"/>
              <w:bottom w:w="50" w:type="dxa"/>
              <w:right w:w="90" w:type="dxa"/>
            </w:tcMar>
            <w:vAlign w:val="center"/>
          </w:tcPr>
          <w:p w14:paraId="5723691E" w14:textId="77777777" w:rsidR="004C693F" w:rsidRDefault="008737C7">
            <w:r>
              <w:rPr>
                <w:sz w:val="19"/>
                <w:szCs w:val="19"/>
              </w:rPr>
              <w:t>Asphalt Resurfacing — place and compact 1.5–2″ of Surface Course S9.5B</w:t>
            </w:r>
          </w:p>
        </w:tc>
        <w:tc>
          <w:tcPr>
            <w:tcW w:w="1080" w:type="dxa"/>
            <w:tcMar>
              <w:top w:w="50" w:type="dxa"/>
              <w:left w:w="90" w:type="dxa"/>
              <w:bottom w:w="50" w:type="dxa"/>
              <w:right w:w="90" w:type="dxa"/>
            </w:tcMar>
            <w:vAlign w:val="center"/>
          </w:tcPr>
          <w:p w14:paraId="048499C4" w14:textId="77777777" w:rsidR="004C693F" w:rsidRDefault="008737C7">
            <w:pPr>
              <w:jc w:val="center"/>
            </w:pPr>
            <w:r>
              <w:rPr>
                <w:sz w:val="19"/>
                <w:szCs w:val="19"/>
              </w:rPr>
              <w:t>________</w:t>
            </w:r>
          </w:p>
        </w:tc>
        <w:tc>
          <w:tcPr>
            <w:tcW w:w="900" w:type="dxa"/>
            <w:tcMar>
              <w:top w:w="50" w:type="dxa"/>
              <w:left w:w="90" w:type="dxa"/>
              <w:bottom w:w="50" w:type="dxa"/>
              <w:right w:w="90" w:type="dxa"/>
            </w:tcMar>
            <w:vAlign w:val="center"/>
          </w:tcPr>
          <w:p w14:paraId="6E0B9CF6" w14:textId="77777777" w:rsidR="004C693F" w:rsidRDefault="008737C7">
            <w:pPr>
              <w:jc w:val="center"/>
            </w:pPr>
            <w:r>
              <w:rPr>
                <w:sz w:val="19"/>
                <w:szCs w:val="19"/>
              </w:rPr>
              <w:t>Tons</w:t>
            </w:r>
          </w:p>
        </w:tc>
        <w:tc>
          <w:tcPr>
            <w:tcW w:w="1330" w:type="dxa"/>
            <w:tcMar>
              <w:top w:w="50" w:type="dxa"/>
              <w:left w:w="90" w:type="dxa"/>
              <w:bottom w:w="50" w:type="dxa"/>
              <w:right w:w="90" w:type="dxa"/>
            </w:tcMar>
            <w:vAlign w:val="center"/>
          </w:tcPr>
          <w:p w14:paraId="4E918260" w14:textId="77777777" w:rsidR="004C693F" w:rsidRDefault="008737C7">
            <w:pPr>
              <w:jc w:val="center"/>
            </w:pPr>
            <w:r>
              <w:rPr>
                <w:sz w:val="19"/>
                <w:szCs w:val="19"/>
              </w:rPr>
              <w:t>$__________</w:t>
            </w:r>
          </w:p>
        </w:tc>
        <w:tc>
          <w:tcPr>
            <w:tcW w:w="1330" w:type="dxa"/>
            <w:tcMar>
              <w:top w:w="50" w:type="dxa"/>
              <w:left w:w="90" w:type="dxa"/>
              <w:bottom w:w="50" w:type="dxa"/>
              <w:right w:w="90" w:type="dxa"/>
            </w:tcMar>
            <w:vAlign w:val="center"/>
          </w:tcPr>
          <w:p w14:paraId="3F438434" w14:textId="77777777" w:rsidR="004C693F" w:rsidRDefault="008737C7">
            <w:pPr>
              <w:jc w:val="center"/>
            </w:pPr>
            <w:r>
              <w:rPr>
                <w:sz w:val="19"/>
                <w:szCs w:val="19"/>
              </w:rPr>
              <w:t>$__________</w:t>
            </w:r>
          </w:p>
        </w:tc>
      </w:tr>
      <w:tr w:rsidR="004C693F" w14:paraId="6EA34984" w14:textId="77777777">
        <w:tc>
          <w:tcPr>
            <w:tcW w:w="8030" w:type="dxa"/>
            <w:gridSpan w:val="5"/>
            <w:shd w:val="clear" w:color="auto" w:fill="F2F2F2"/>
            <w:tcMar>
              <w:top w:w="50" w:type="dxa"/>
              <w:left w:w="90" w:type="dxa"/>
              <w:bottom w:w="50" w:type="dxa"/>
              <w:right w:w="90" w:type="dxa"/>
            </w:tcMar>
            <w:vAlign w:val="center"/>
          </w:tcPr>
          <w:p w14:paraId="7F7D51E0" w14:textId="77777777" w:rsidR="004C693F" w:rsidRDefault="008737C7">
            <w:pPr>
              <w:jc w:val="right"/>
            </w:pPr>
            <w:r>
              <w:rPr>
                <w:b/>
                <w:bCs/>
                <w:sz w:val="19"/>
                <w:szCs w:val="19"/>
              </w:rPr>
              <w:t>Total — Resurfacing Section Bid</w:t>
            </w:r>
          </w:p>
        </w:tc>
        <w:tc>
          <w:tcPr>
            <w:tcW w:w="1330" w:type="dxa"/>
            <w:shd w:val="clear" w:color="auto" w:fill="F2F2F2"/>
            <w:tcMar>
              <w:top w:w="50" w:type="dxa"/>
              <w:left w:w="90" w:type="dxa"/>
              <w:bottom w:w="50" w:type="dxa"/>
              <w:right w:w="90" w:type="dxa"/>
            </w:tcMar>
            <w:vAlign w:val="center"/>
          </w:tcPr>
          <w:p w14:paraId="05BAE9AD" w14:textId="77777777" w:rsidR="004C693F" w:rsidRDefault="008737C7">
            <w:pPr>
              <w:jc w:val="center"/>
            </w:pPr>
            <w:r>
              <w:rPr>
                <w:sz w:val="19"/>
                <w:szCs w:val="19"/>
              </w:rPr>
              <w:t>$__________</w:t>
            </w:r>
          </w:p>
        </w:tc>
      </w:tr>
    </w:tbl>
    <w:p w14:paraId="09484B96" w14:textId="77777777" w:rsidR="004C693F" w:rsidRDefault="008737C7">
      <w:pPr>
        <w:keepNext/>
        <w:spacing w:before="240" w:after="100"/>
      </w:pPr>
      <w:r>
        <w:rPr>
          <w:b/>
          <w:bCs/>
        </w:rPr>
        <w:t>Concrete Section Bid</w:t>
      </w:r>
    </w:p>
    <w:p w14:paraId="35886C12" w14:textId="77777777" w:rsidR="004C693F" w:rsidRDefault="008737C7">
      <w:pPr>
        <w:spacing w:after="140"/>
      </w:pPr>
      <w:r>
        <w:t>This section of the bid consists of installation or repair of concrete curb and gutter sections, wheelchair ramps, and sidewalk sections at locations designated in the Special Conditions. The work includes providing and placing all materials; excavating and backfilling; sawing, cutting, and demolition of designated sections; forming; placing and pouring of all concrete; finishing; constructing and sealing joints; disposal of removed concrete; incidentals; and all else required to the satisfaction of the Town in accordance with Division 8 and specifically Sections 846 and 848 of the Standard Specifications and the Standard Drawings.</w:t>
      </w:r>
    </w:p>
    <w:p w14:paraId="4DA6B951" w14:textId="77777777" w:rsidR="004C693F" w:rsidRDefault="008737C7">
      <w:pPr>
        <w:spacing w:after="140"/>
      </w:pPr>
      <w:r>
        <w:t>Material Specifications. All materials used are to be in accordance with Division 10 of the Standard Specifications. Concrete shall be non-tinted. Portland cement concrete — Section 1000. Curing agents for concrete — Section 1026. Joint materials — Section 1028.</w:t>
      </w:r>
    </w:p>
    <w:p w14:paraId="10203CE8" w14:textId="77777777" w:rsidR="004C693F" w:rsidRDefault="008737C7">
      <w:pPr>
        <w:spacing w:after="140"/>
      </w:pPr>
      <w:r>
        <w:t>Construction. All sections to be removed shall be saw cut (approximately 2 inches deep or removed at a joint) as directed by the Director. Installation and construction shall be in accordance with Section 825 of the Standard Specifications and given a sidewalk finish. Use Class B concrete.</w:t>
      </w:r>
    </w:p>
    <w:p w14:paraId="3FCD5A03" w14:textId="77777777" w:rsidR="004C693F" w:rsidRDefault="008737C7">
      <w:pPr>
        <w:spacing w:after="140"/>
      </w:pPr>
      <w:r>
        <w:t>Curb and Gutter. Prepare foundation and compact base or subgrade to the degree required by the applicable sections of the Standard Specifications or as directed by the Director. Space joints no closer than 5 feet. Install joints as required by Section 846. Finish surface within 1/4 inch, then check longitudinally with a 10-foot straightedge. Wheelchair access points to streets shall be in accordance with the Standard Drawings. Do not place backfill adjacent to fresh concrete until at least 3 curing days have elapsed; complete backfill within 4 calendar days after completion of the 3-day curing period; compact backfill to the satisfaction of the Director. Do not place vehicles on the completed work until after 7 curing days, or 3 curing days if high early strength concrete is used.</w:t>
      </w:r>
    </w:p>
    <w:p w14:paraId="4402F4BD" w14:textId="77777777" w:rsidR="004C693F" w:rsidRDefault="008737C7">
      <w:pPr>
        <w:spacing w:after="140"/>
      </w:pPr>
      <w:r>
        <w:t xml:space="preserve">Wheelchair Ramps and Sidewalks. Wheelchair access points to streets shall be constructed in accordance with the Standard Drawings and shall comply with the Americans with Disabilities Act and current PROWAG requirements, including running slope, cross slope, landing, and detectable warning surface criteria. Any noncompliant ramp shall be removed and reconstructed at the Contractor's expense. Detectable warning dome mats shall be of the insert type, red in color, in compliance with Standard Drawing 848.05, and approved by the Director. Sidewalk width shall be as designated by the Director. </w:t>
        <w:lastRenderedPageBreak/>
        <w:t>Where sidewalks are less than 5 feet wide, a passing zone shall be installed as directed. Sidewalk joint spacing shall be no less than 5 feet. Where construction crosses a driveway, the sidewalk shall be 6 inches thick, and high early strength concrete is to be placed at driveway crossings or as specified by the on-site Town inspector. Seal expansion joints where sidewalk and wheelchair ramps are placed adjacent to the curb and gutter; do not seal groove joints. Sidewalks are to be sloped at 1/4 inch per foot toward the gutter and shall have a light broom finish. Backfill and curing restrictions are as stated above.</w:t>
      </w:r>
    </w:p>
    <w:p w14:paraId="4073D3B9" w14:textId="77777777" w:rsidR="004C693F" w:rsidRDefault="008737C7">
      <w:pPr>
        <w:spacing w:after="140"/>
      </w:pPr>
      <w:r>
        <w:t>Method of Measurement and Basis of Payment. Curb and gutter: the actual linear feet measured along the surface of the top of the curb, or at the flow line where there is no curb, incorporated into the completed and accepted work in accordance with Section 846, paid at the contract unit price per linear foot. Wheelchair ramps: the actual number of ramps received, installed, and accepted in accordance with Section 848 and the Standard Drawings, paid at the contract unit price each. Sidewalk: the actual square yards received, installed, and accepted in accordance with Section 848 and the Standard Drawings, paid at the contract unit price per square yard.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20"/>
        <w:gridCol w:w="3900"/>
        <w:gridCol w:w="1080"/>
        <w:gridCol w:w="900"/>
        <w:gridCol w:w="1330"/>
        <w:gridCol w:w="1330"/>
      </w:tblGrid>
      <w:tr w:rsidR="004C693F" w14:paraId="18F6A788" w14:textId="77777777">
        <w:trPr>
          <w:tblHeader/>
        </w:trPr>
        <w:tc>
          <w:tcPr>
            <w:tcW w:w="820" w:type="dxa"/>
            <w:shd w:val="clear" w:color="auto" w:fill="D9D9D9"/>
            <w:tcMar>
              <w:top w:w="50" w:type="dxa"/>
              <w:left w:w="90" w:type="dxa"/>
              <w:bottom w:w="50" w:type="dxa"/>
              <w:right w:w="90" w:type="dxa"/>
            </w:tcMar>
            <w:vAlign w:val="center"/>
          </w:tcPr>
          <w:p w14:paraId="368E2A9D" w14:textId="77777777" w:rsidR="004C693F" w:rsidRDefault="008737C7">
            <w:pPr>
              <w:jc w:val="center"/>
            </w:pPr>
            <w:r>
              <w:rPr>
                <w:b/>
                <w:bCs/>
                <w:sz w:val="19"/>
                <w:szCs w:val="19"/>
              </w:rPr>
              <w:t>Pay Item</w:t>
            </w:r>
          </w:p>
        </w:tc>
        <w:tc>
          <w:tcPr>
            <w:tcW w:w="3900" w:type="dxa"/>
            <w:shd w:val="clear" w:color="auto" w:fill="D9D9D9"/>
            <w:tcMar>
              <w:top w:w="50" w:type="dxa"/>
              <w:left w:w="90" w:type="dxa"/>
              <w:bottom w:w="50" w:type="dxa"/>
              <w:right w:w="90" w:type="dxa"/>
            </w:tcMar>
            <w:vAlign w:val="center"/>
          </w:tcPr>
          <w:p w14:paraId="07058AAD" w14:textId="77777777" w:rsidR="004C693F" w:rsidRDefault="008737C7">
            <w:pPr>
              <w:jc w:val="center"/>
            </w:pPr>
            <w:r>
              <w:rPr>
                <w:b/>
                <w:bCs/>
                <w:sz w:val="19"/>
                <w:szCs w:val="19"/>
              </w:rPr>
              <w:t>Pay Item Description</w:t>
            </w:r>
          </w:p>
        </w:tc>
        <w:tc>
          <w:tcPr>
            <w:tcW w:w="1080" w:type="dxa"/>
            <w:shd w:val="clear" w:color="auto" w:fill="D9D9D9"/>
            <w:tcMar>
              <w:top w:w="50" w:type="dxa"/>
              <w:left w:w="90" w:type="dxa"/>
              <w:bottom w:w="50" w:type="dxa"/>
              <w:right w:w="90" w:type="dxa"/>
            </w:tcMar>
            <w:vAlign w:val="center"/>
          </w:tcPr>
          <w:p w14:paraId="7AA5C6D1" w14:textId="77777777" w:rsidR="004C693F" w:rsidRDefault="008737C7">
            <w:pPr>
              <w:jc w:val="center"/>
            </w:pPr>
            <w:r>
              <w:rPr>
                <w:b/>
                <w:bCs/>
                <w:sz w:val="19"/>
                <w:szCs w:val="19"/>
              </w:rPr>
              <w:t>Quantity</w:t>
            </w:r>
          </w:p>
        </w:tc>
        <w:tc>
          <w:tcPr>
            <w:tcW w:w="900" w:type="dxa"/>
            <w:shd w:val="clear" w:color="auto" w:fill="D9D9D9"/>
            <w:tcMar>
              <w:top w:w="50" w:type="dxa"/>
              <w:left w:w="90" w:type="dxa"/>
              <w:bottom w:w="50" w:type="dxa"/>
              <w:right w:w="90" w:type="dxa"/>
            </w:tcMar>
            <w:vAlign w:val="center"/>
          </w:tcPr>
          <w:p w14:paraId="44C93411" w14:textId="77777777" w:rsidR="004C693F" w:rsidRDefault="008737C7">
            <w:pPr>
              <w:jc w:val="center"/>
            </w:pPr>
            <w:r>
              <w:rPr>
                <w:b/>
                <w:bCs/>
                <w:sz w:val="19"/>
                <w:szCs w:val="19"/>
              </w:rPr>
              <w:t>Units</w:t>
            </w:r>
          </w:p>
        </w:tc>
        <w:tc>
          <w:tcPr>
            <w:tcW w:w="1330" w:type="dxa"/>
            <w:shd w:val="clear" w:color="auto" w:fill="D9D9D9"/>
            <w:tcMar>
              <w:top w:w="50" w:type="dxa"/>
              <w:left w:w="90" w:type="dxa"/>
              <w:bottom w:w="50" w:type="dxa"/>
              <w:right w:w="90" w:type="dxa"/>
            </w:tcMar>
            <w:vAlign w:val="center"/>
          </w:tcPr>
          <w:p w14:paraId="75DF38A1" w14:textId="77777777" w:rsidR="004C693F" w:rsidRDefault="008737C7">
            <w:pPr>
              <w:jc w:val="center"/>
            </w:pPr>
            <w:r>
              <w:rPr>
                <w:b/>
                <w:bCs/>
                <w:sz w:val="19"/>
                <w:szCs w:val="19"/>
              </w:rPr>
              <w:t>Unit Price ($)</w:t>
            </w:r>
          </w:p>
        </w:tc>
        <w:tc>
          <w:tcPr>
            <w:tcW w:w="1330" w:type="dxa"/>
            <w:shd w:val="clear" w:color="auto" w:fill="D9D9D9"/>
            <w:tcMar>
              <w:top w:w="50" w:type="dxa"/>
              <w:left w:w="90" w:type="dxa"/>
              <w:bottom w:w="50" w:type="dxa"/>
              <w:right w:w="90" w:type="dxa"/>
            </w:tcMar>
            <w:vAlign w:val="center"/>
          </w:tcPr>
          <w:p w14:paraId="0F8C6B22" w14:textId="77777777" w:rsidR="004C693F" w:rsidRDefault="008737C7">
            <w:pPr>
              <w:jc w:val="center"/>
            </w:pPr>
            <w:r>
              <w:rPr>
                <w:b/>
                <w:bCs/>
                <w:sz w:val="19"/>
                <w:szCs w:val="19"/>
              </w:rPr>
              <w:t>Amount ($)</w:t>
            </w:r>
          </w:p>
        </w:tc>
      </w:tr>
      <w:tr w:rsidR="004C693F" w14:paraId="7C31E42D" w14:textId="77777777">
        <w:tc>
          <w:tcPr>
            <w:tcW w:w="820" w:type="dxa"/>
            <w:tcMar>
              <w:top w:w="50" w:type="dxa"/>
              <w:left w:w="90" w:type="dxa"/>
              <w:bottom w:w="50" w:type="dxa"/>
              <w:right w:w="90" w:type="dxa"/>
            </w:tcMar>
            <w:vAlign w:val="center"/>
          </w:tcPr>
          <w:p w14:paraId="4985DE61" w14:textId="77777777" w:rsidR="004C693F" w:rsidRDefault="008737C7">
            <w:r>
              <w:rPr>
                <w:sz w:val="19"/>
                <w:szCs w:val="19"/>
              </w:rPr>
              <w:t>6.1</w:t>
            </w:r>
          </w:p>
        </w:tc>
        <w:tc>
          <w:tcPr>
            <w:tcW w:w="3900" w:type="dxa"/>
            <w:tcMar>
              <w:top w:w="50" w:type="dxa"/>
              <w:left w:w="90" w:type="dxa"/>
              <w:bottom w:w="50" w:type="dxa"/>
              <w:right w:w="90" w:type="dxa"/>
            </w:tcMar>
            <w:vAlign w:val="center"/>
          </w:tcPr>
          <w:p w14:paraId="2FB0FE24" w14:textId="77777777" w:rsidR="004C693F" w:rsidRDefault="008737C7">
            <w:r>
              <w:rPr>
                <w:sz w:val="19"/>
                <w:szCs w:val="19"/>
              </w:rPr>
              <w:t>Standard valley type concrete curb and gutter (incidental and as directed)</w:t>
            </w:r>
          </w:p>
        </w:tc>
        <w:tc>
          <w:tcPr>
            <w:tcW w:w="1080" w:type="dxa"/>
            <w:tcMar>
              <w:top w:w="50" w:type="dxa"/>
              <w:left w:w="90" w:type="dxa"/>
              <w:bottom w:w="50" w:type="dxa"/>
              <w:right w:w="90" w:type="dxa"/>
            </w:tcMar>
            <w:vAlign w:val="center"/>
          </w:tcPr>
          <w:p w14:paraId="341268D2" w14:textId="77777777" w:rsidR="004C693F" w:rsidRDefault="008737C7">
            <w:pPr>
              <w:jc w:val="center"/>
            </w:pPr>
            <w:r>
              <w:rPr>
                <w:sz w:val="19"/>
                <w:szCs w:val="19"/>
              </w:rPr>
              <w:t>________</w:t>
            </w:r>
          </w:p>
        </w:tc>
        <w:tc>
          <w:tcPr>
            <w:tcW w:w="900" w:type="dxa"/>
            <w:tcMar>
              <w:top w:w="50" w:type="dxa"/>
              <w:left w:w="90" w:type="dxa"/>
              <w:bottom w:w="50" w:type="dxa"/>
              <w:right w:w="90" w:type="dxa"/>
            </w:tcMar>
            <w:vAlign w:val="center"/>
          </w:tcPr>
          <w:p w14:paraId="414C0D8A" w14:textId="77777777" w:rsidR="004C693F" w:rsidRDefault="008737C7">
            <w:pPr>
              <w:jc w:val="center"/>
            </w:pPr>
            <w:r>
              <w:rPr>
                <w:sz w:val="19"/>
                <w:szCs w:val="19"/>
              </w:rPr>
              <w:t>Lin. Ft.</w:t>
            </w:r>
          </w:p>
        </w:tc>
        <w:tc>
          <w:tcPr>
            <w:tcW w:w="1330" w:type="dxa"/>
            <w:tcMar>
              <w:top w:w="50" w:type="dxa"/>
              <w:left w:w="90" w:type="dxa"/>
              <w:bottom w:w="50" w:type="dxa"/>
              <w:right w:w="90" w:type="dxa"/>
            </w:tcMar>
            <w:vAlign w:val="center"/>
          </w:tcPr>
          <w:p w14:paraId="1DB04B64" w14:textId="77777777" w:rsidR="004C693F" w:rsidRDefault="008737C7">
            <w:pPr>
              <w:jc w:val="center"/>
            </w:pPr>
            <w:r>
              <w:rPr>
                <w:sz w:val="19"/>
                <w:szCs w:val="19"/>
              </w:rPr>
              <w:t>$__________</w:t>
            </w:r>
          </w:p>
        </w:tc>
        <w:tc>
          <w:tcPr>
            <w:tcW w:w="1330" w:type="dxa"/>
            <w:tcMar>
              <w:top w:w="50" w:type="dxa"/>
              <w:left w:w="90" w:type="dxa"/>
              <w:bottom w:w="50" w:type="dxa"/>
              <w:right w:w="90" w:type="dxa"/>
            </w:tcMar>
            <w:vAlign w:val="center"/>
          </w:tcPr>
          <w:p w14:paraId="0F48F028" w14:textId="77777777" w:rsidR="004C693F" w:rsidRDefault="008737C7">
            <w:pPr>
              <w:jc w:val="center"/>
            </w:pPr>
            <w:r>
              <w:rPr>
                <w:sz w:val="19"/>
                <w:szCs w:val="19"/>
              </w:rPr>
              <w:t>$__________</w:t>
            </w:r>
          </w:p>
        </w:tc>
      </w:tr>
      <w:tr w:rsidR="004C693F" w14:paraId="79399922" w14:textId="77777777">
        <w:tc>
          <w:tcPr>
            <w:tcW w:w="820" w:type="dxa"/>
            <w:tcMar>
              <w:top w:w="50" w:type="dxa"/>
              <w:left w:w="90" w:type="dxa"/>
              <w:bottom w:w="50" w:type="dxa"/>
              <w:right w:w="90" w:type="dxa"/>
            </w:tcMar>
            <w:vAlign w:val="center"/>
          </w:tcPr>
          <w:p w14:paraId="210B94A6" w14:textId="77777777" w:rsidR="004C693F" w:rsidRDefault="008737C7">
            <w:r>
              <w:rPr>
                <w:sz w:val="19"/>
                <w:szCs w:val="19"/>
              </w:rPr>
              <w:t>6.2</w:t>
            </w:r>
          </w:p>
        </w:tc>
        <w:tc>
          <w:tcPr>
            <w:tcW w:w="3900" w:type="dxa"/>
            <w:tcMar>
              <w:top w:w="50" w:type="dxa"/>
              <w:left w:w="90" w:type="dxa"/>
              <w:bottom w:w="50" w:type="dxa"/>
              <w:right w:w="90" w:type="dxa"/>
            </w:tcMar>
            <w:vAlign w:val="center"/>
          </w:tcPr>
          <w:p w14:paraId="54527959" w14:textId="77777777" w:rsidR="004C693F" w:rsidRDefault="008737C7">
            <w:r>
              <w:rPr>
                <w:sz w:val="19"/>
                <w:szCs w:val="19"/>
              </w:rPr>
              <w:t>Standard 2′-6″ concrete curb and gutter (incidental and as directed)</w:t>
            </w:r>
          </w:p>
        </w:tc>
        <w:tc>
          <w:tcPr>
            <w:tcW w:w="1080" w:type="dxa"/>
            <w:tcMar>
              <w:top w:w="50" w:type="dxa"/>
              <w:left w:w="90" w:type="dxa"/>
              <w:bottom w:w="50" w:type="dxa"/>
              <w:right w:w="90" w:type="dxa"/>
            </w:tcMar>
            <w:vAlign w:val="center"/>
          </w:tcPr>
          <w:p w14:paraId="7B062B63" w14:textId="77777777" w:rsidR="004C693F" w:rsidRDefault="008737C7">
            <w:pPr>
              <w:jc w:val="center"/>
            </w:pPr>
            <w:r>
              <w:rPr>
                <w:sz w:val="19"/>
                <w:szCs w:val="19"/>
              </w:rPr>
              <w:t>________</w:t>
            </w:r>
          </w:p>
        </w:tc>
        <w:tc>
          <w:tcPr>
            <w:tcW w:w="900" w:type="dxa"/>
            <w:tcMar>
              <w:top w:w="50" w:type="dxa"/>
              <w:left w:w="90" w:type="dxa"/>
              <w:bottom w:w="50" w:type="dxa"/>
              <w:right w:w="90" w:type="dxa"/>
            </w:tcMar>
            <w:vAlign w:val="center"/>
          </w:tcPr>
          <w:p w14:paraId="36BB6FEC" w14:textId="77777777" w:rsidR="004C693F" w:rsidRDefault="008737C7">
            <w:pPr>
              <w:jc w:val="center"/>
            </w:pPr>
            <w:r>
              <w:rPr>
                <w:sz w:val="19"/>
                <w:szCs w:val="19"/>
              </w:rPr>
              <w:t>Lin. Ft.</w:t>
            </w:r>
          </w:p>
        </w:tc>
        <w:tc>
          <w:tcPr>
            <w:tcW w:w="1330" w:type="dxa"/>
            <w:tcMar>
              <w:top w:w="50" w:type="dxa"/>
              <w:left w:w="90" w:type="dxa"/>
              <w:bottom w:w="50" w:type="dxa"/>
              <w:right w:w="90" w:type="dxa"/>
            </w:tcMar>
            <w:vAlign w:val="center"/>
          </w:tcPr>
          <w:p w14:paraId="4FC18D6C" w14:textId="77777777" w:rsidR="004C693F" w:rsidRDefault="008737C7">
            <w:pPr>
              <w:jc w:val="center"/>
            </w:pPr>
            <w:r>
              <w:rPr>
                <w:sz w:val="19"/>
                <w:szCs w:val="19"/>
              </w:rPr>
              <w:t>$__________</w:t>
            </w:r>
          </w:p>
        </w:tc>
        <w:tc>
          <w:tcPr>
            <w:tcW w:w="1330" w:type="dxa"/>
            <w:tcMar>
              <w:top w:w="50" w:type="dxa"/>
              <w:left w:w="90" w:type="dxa"/>
              <w:bottom w:w="50" w:type="dxa"/>
              <w:right w:w="90" w:type="dxa"/>
            </w:tcMar>
            <w:vAlign w:val="center"/>
          </w:tcPr>
          <w:p w14:paraId="4F5B3629" w14:textId="77777777" w:rsidR="004C693F" w:rsidRDefault="008737C7">
            <w:pPr>
              <w:jc w:val="center"/>
            </w:pPr>
            <w:r>
              <w:rPr>
                <w:sz w:val="19"/>
                <w:szCs w:val="19"/>
              </w:rPr>
              <w:t>$__________</w:t>
            </w:r>
          </w:p>
        </w:tc>
      </w:tr>
      <w:tr w:rsidR="004C693F" w14:paraId="1182867B" w14:textId="77777777">
        <w:tc>
          <w:tcPr>
            <w:tcW w:w="820" w:type="dxa"/>
            <w:tcMar>
              <w:top w:w="50" w:type="dxa"/>
              <w:left w:w="90" w:type="dxa"/>
              <w:bottom w:w="50" w:type="dxa"/>
              <w:right w:w="90" w:type="dxa"/>
            </w:tcMar>
            <w:vAlign w:val="center"/>
          </w:tcPr>
          <w:p w14:paraId="31B4B02D" w14:textId="77777777" w:rsidR="004C693F" w:rsidRDefault="008737C7">
            <w:r>
              <w:rPr>
                <w:sz w:val="19"/>
                <w:szCs w:val="19"/>
              </w:rPr>
              <w:t>6.3</w:t>
            </w:r>
          </w:p>
        </w:tc>
        <w:tc>
          <w:tcPr>
            <w:tcW w:w="3900" w:type="dxa"/>
            <w:tcMar>
              <w:top w:w="50" w:type="dxa"/>
              <w:left w:w="90" w:type="dxa"/>
              <w:bottom w:w="50" w:type="dxa"/>
              <w:right w:w="90" w:type="dxa"/>
            </w:tcMar>
            <w:vAlign w:val="center"/>
          </w:tcPr>
          <w:p w14:paraId="7BD78DE1" w14:textId="77777777" w:rsidR="004C693F" w:rsidRDefault="008737C7">
            <w:r>
              <w:rPr>
                <w:sz w:val="19"/>
                <w:szCs w:val="19"/>
              </w:rPr>
              <w:t>Wheelchair ramps, ADA/PROWAG compliant (incidental and as directed)</w:t>
            </w:r>
          </w:p>
        </w:tc>
        <w:tc>
          <w:tcPr>
            <w:tcW w:w="1080" w:type="dxa"/>
            <w:tcMar>
              <w:top w:w="50" w:type="dxa"/>
              <w:left w:w="90" w:type="dxa"/>
              <w:bottom w:w="50" w:type="dxa"/>
              <w:right w:w="90" w:type="dxa"/>
            </w:tcMar>
            <w:vAlign w:val="center"/>
          </w:tcPr>
          <w:p w14:paraId="176AE149" w14:textId="77777777" w:rsidR="004C693F" w:rsidRDefault="008737C7">
            <w:pPr>
              <w:jc w:val="center"/>
            </w:pPr>
            <w:r>
              <w:rPr>
                <w:sz w:val="19"/>
                <w:szCs w:val="19"/>
              </w:rPr>
              <w:t>________</w:t>
            </w:r>
          </w:p>
        </w:tc>
        <w:tc>
          <w:tcPr>
            <w:tcW w:w="900" w:type="dxa"/>
            <w:tcMar>
              <w:top w:w="50" w:type="dxa"/>
              <w:left w:w="90" w:type="dxa"/>
              <w:bottom w:w="50" w:type="dxa"/>
              <w:right w:w="90" w:type="dxa"/>
            </w:tcMar>
            <w:vAlign w:val="center"/>
          </w:tcPr>
          <w:p w14:paraId="7A515A66" w14:textId="77777777" w:rsidR="004C693F" w:rsidRDefault="008737C7">
            <w:pPr>
              <w:jc w:val="center"/>
            </w:pPr>
            <w:r>
              <w:rPr>
                <w:sz w:val="19"/>
                <w:szCs w:val="19"/>
              </w:rPr>
              <w:t>Ea.</w:t>
            </w:r>
          </w:p>
        </w:tc>
        <w:tc>
          <w:tcPr>
            <w:tcW w:w="1330" w:type="dxa"/>
            <w:tcMar>
              <w:top w:w="50" w:type="dxa"/>
              <w:left w:w="90" w:type="dxa"/>
              <w:bottom w:w="50" w:type="dxa"/>
              <w:right w:w="90" w:type="dxa"/>
            </w:tcMar>
            <w:vAlign w:val="center"/>
          </w:tcPr>
          <w:p w14:paraId="1E05F3B1" w14:textId="77777777" w:rsidR="004C693F" w:rsidRDefault="008737C7">
            <w:pPr>
              <w:jc w:val="center"/>
            </w:pPr>
            <w:r>
              <w:rPr>
                <w:sz w:val="19"/>
                <w:szCs w:val="19"/>
              </w:rPr>
              <w:t>$__________</w:t>
            </w:r>
          </w:p>
        </w:tc>
        <w:tc>
          <w:tcPr>
            <w:tcW w:w="1330" w:type="dxa"/>
            <w:tcMar>
              <w:top w:w="50" w:type="dxa"/>
              <w:left w:w="90" w:type="dxa"/>
              <w:bottom w:w="50" w:type="dxa"/>
              <w:right w:w="90" w:type="dxa"/>
            </w:tcMar>
            <w:vAlign w:val="center"/>
          </w:tcPr>
          <w:p w14:paraId="656291DC" w14:textId="77777777" w:rsidR="004C693F" w:rsidRDefault="008737C7">
            <w:pPr>
              <w:jc w:val="center"/>
            </w:pPr>
            <w:r>
              <w:rPr>
                <w:sz w:val="19"/>
                <w:szCs w:val="19"/>
              </w:rPr>
              <w:t>$__________</w:t>
            </w:r>
          </w:p>
        </w:tc>
      </w:tr>
      <w:tr w:rsidR="004C693F" w14:paraId="5E91537B" w14:textId="77777777">
        <w:tc>
          <w:tcPr>
            <w:tcW w:w="820" w:type="dxa"/>
            <w:tcMar>
              <w:top w:w="50" w:type="dxa"/>
              <w:left w:w="90" w:type="dxa"/>
              <w:bottom w:w="50" w:type="dxa"/>
              <w:right w:w="90" w:type="dxa"/>
            </w:tcMar>
            <w:vAlign w:val="center"/>
          </w:tcPr>
          <w:p w14:paraId="576DE331" w14:textId="77777777" w:rsidR="004C693F" w:rsidRDefault="008737C7">
            <w:r>
              <w:rPr>
                <w:sz w:val="19"/>
                <w:szCs w:val="19"/>
              </w:rPr>
              <w:t>6.4</w:t>
            </w:r>
          </w:p>
        </w:tc>
        <w:tc>
          <w:tcPr>
            <w:tcW w:w="3900" w:type="dxa"/>
            <w:tcMar>
              <w:top w:w="50" w:type="dxa"/>
              <w:left w:w="90" w:type="dxa"/>
              <w:bottom w:w="50" w:type="dxa"/>
              <w:right w:w="90" w:type="dxa"/>
            </w:tcMar>
            <w:vAlign w:val="center"/>
          </w:tcPr>
          <w:p w14:paraId="2DB1A5B8" w14:textId="77777777" w:rsidR="004C693F" w:rsidRDefault="008737C7">
            <w:r>
              <w:rPr>
                <w:sz w:val="19"/>
                <w:szCs w:val="19"/>
              </w:rPr>
              <w:t>4″ thick concrete sidewalk</w:t>
            </w:r>
          </w:p>
        </w:tc>
        <w:tc>
          <w:tcPr>
            <w:tcW w:w="1080" w:type="dxa"/>
            <w:tcMar>
              <w:top w:w="50" w:type="dxa"/>
              <w:left w:w="90" w:type="dxa"/>
              <w:bottom w:w="50" w:type="dxa"/>
              <w:right w:w="90" w:type="dxa"/>
            </w:tcMar>
            <w:vAlign w:val="center"/>
          </w:tcPr>
          <w:p w14:paraId="132F524C" w14:textId="77777777" w:rsidR="004C693F" w:rsidRDefault="008737C7">
            <w:pPr>
              <w:jc w:val="center"/>
            </w:pPr>
            <w:r>
              <w:rPr>
                <w:sz w:val="19"/>
                <w:szCs w:val="19"/>
              </w:rPr>
              <w:t>________</w:t>
            </w:r>
          </w:p>
        </w:tc>
        <w:tc>
          <w:tcPr>
            <w:tcW w:w="900" w:type="dxa"/>
            <w:tcMar>
              <w:top w:w="50" w:type="dxa"/>
              <w:left w:w="90" w:type="dxa"/>
              <w:bottom w:w="50" w:type="dxa"/>
              <w:right w:w="90" w:type="dxa"/>
            </w:tcMar>
            <w:vAlign w:val="center"/>
          </w:tcPr>
          <w:p w14:paraId="1974E7E8" w14:textId="77777777" w:rsidR="004C693F" w:rsidRDefault="008737C7">
            <w:pPr>
              <w:jc w:val="center"/>
            </w:pPr>
            <w:r>
              <w:rPr>
                <w:sz w:val="19"/>
                <w:szCs w:val="19"/>
              </w:rPr>
              <w:t>Sq. Yd.</w:t>
            </w:r>
          </w:p>
        </w:tc>
        <w:tc>
          <w:tcPr>
            <w:tcW w:w="1330" w:type="dxa"/>
            <w:tcMar>
              <w:top w:w="50" w:type="dxa"/>
              <w:left w:w="90" w:type="dxa"/>
              <w:bottom w:w="50" w:type="dxa"/>
              <w:right w:w="90" w:type="dxa"/>
            </w:tcMar>
            <w:vAlign w:val="center"/>
          </w:tcPr>
          <w:p w14:paraId="34F16EE5" w14:textId="77777777" w:rsidR="004C693F" w:rsidRDefault="008737C7">
            <w:pPr>
              <w:jc w:val="center"/>
            </w:pPr>
            <w:r>
              <w:rPr>
                <w:sz w:val="19"/>
                <w:szCs w:val="19"/>
              </w:rPr>
              <w:t>$__________</w:t>
            </w:r>
          </w:p>
        </w:tc>
        <w:tc>
          <w:tcPr>
            <w:tcW w:w="1330" w:type="dxa"/>
            <w:tcMar>
              <w:top w:w="50" w:type="dxa"/>
              <w:left w:w="90" w:type="dxa"/>
              <w:bottom w:w="50" w:type="dxa"/>
              <w:right w:w="90" w:type="dxa"/>
            </w:tcMar>
            <w:vAlign w:val="center"/>
          </w:tcPr>
          <w:p w14:paraId="2D382933" w14:textId="77777777" w:rsidR="004C693F" w:rsidRDefault="008737C7">
            <w:pPr>
              <w:jc w:val="center"/>
            </w:pPr>
            <w:r>
              <w:rPr>
                <w:sz w:val="19"/>
                <w:szCs w:val="19"/>
              </w:rPr>
              <w:t>$__________</w:t>
            </w:r>
          </w:p>
        </w:tc>
      </w:tr>
      <w:tr w:rsidR="004C693F" w14:paraId="57ED3173" w14:textId="77777777">
        <w:tc>
          <w:tcPr>
            <w:tcW w:w="8030" w:type="dxa"/>
            <w:gridSpan w:val="5"/>
            <w:shd w:val="clear" w:color="auto" w:fill="F2F2F2"/>
            <w:tcMar>
              <w:top w:w="50" w:type="dxa"/>
              <w:left w:w="90" w:type="dxa"/>
              <w:bottom w:w="50" w:type="dxa"/>
              <w:right w:w="90" w:type="dxa"/>
            </w:tcMar>
            <w:vAlign w:val="center"/>
          </w:tcPr>
          <w:p w14:paraId="083C7A3E" w14:textId="77777777" w:rsidR="004C693F" w:rsidRDefault="008737C7">
            <w:pPr>
              <w:jc w:val="right"/>
            </w:pPr>
            <w:r>
              <w:rPr>
                <w:b/>
                <w:bCs/>
                <w:sz w:val="19"/>
                <w:szCs w:val="19"/>
              </w:rPr>
              <w:t>Total — Concrete Section Bid</w:t>
            </w:r>
          </w:p>
        </w:tc>
        <w:tc>
          <w:tcPr>
            <w:tcW w:w="1330" w:type="dxa"/>
            <w:shd w:val="clear" w:color="auto" w:fill="F2F2F2"/>
            <w:tcMar>
              <w:top w:w="50" w:type="dxa"/>
              <w:left w:w="90" w:type="dxa"/>
              <w:bottom w:w="50" w:type="dxa"/>
              <w:right w:w="90" w:type="dxa"/>
            </w:tcMar>
            <w:vAlign w:val="center"/>
          </w:tcPr>
          <w:p w14:paraId="132A46DC" w14:textId="77777777" w:rsidR="004C693F" w:rsidRDefault="008737C7">
            <w:pPr>
              <w:jc w:val="center"/>
            </w:pPr>
            <w:r>
              <w:rPr>
                <w:sz w:val="19"/>
                <w:szCs w:val="19"/>
              </w:rPr>
              <w:t>$__________</w:t>
            </w:r>
          </w:p>
        </w:tc>
      </w:tr>
    </w:tbl>
    <w:p w14:paraId="418EE637" w14:textId="77777777" w:rsidR="004C693F" w:rsidRDefault="008737C7">
      <w:pPr>
        <w:keepNext/>
        <w:spacing w:before="240" w:after="100"/>
      </w:pPr>
      <w:r>
        <w:rPr>
          <w:b/>
          <w:bCs/>
        </w:rPr>
        <w:t>Re-Striping, Re-Marking, and Replace Pavement Markers Section Bid</w:t>
      </w:r>
    </w:p>
    <w:p w14:paraId="222292DD" w14:textId="77777777" w:rsidR="004C693F" w:rsidRDefault="008737C7">
      <w:pPr>
        <w:spacing w:after="140"/>
      </w:pPr>
      <w:r>
        <w:t>This section of the bid is for replacement of all permanent reflective thermoplastic pavement striping and markings and the installation of new permanent raised pavement markers on streets designated for such work in the Special Conditions, in accordance with the applicable provisions of Division 12 of the Standard Specifications, the Standard Drawings, the MUTCD (latest edition and addenda), and the requirements shown in the contract documents.</w:t>
      </w:r>
    </w:p>
    <w:p w14:paraId="2368FBAF" w14:textId="77777777" w:rsidR="004C693F" w:rsidRDefault="008737C7">
      <w:pPr>
        <w:spacing w:after="140"/>
      </w:pPr>
      <w:r>
        <w:t>Material Specifications. All materials shall meet the requirements of the Standard Specifications. Materials incorporated into the work shall be those listed on the NCDOT Approved Products List or qualified by the NCDOT Traffic Control section.</w:t>
      </w:r>
    </w:p>
    <w:p w14:paraId="0D8C226C" w14:textId="77777777" w:rsidR="004C693F" w:rsidRDefault="008737C7">
      <w:pPr>
        <w:spacing w:after="140"/>
      </w:pPr>
      <w:r>
        <w:t>Construction. The Contractor shall mark, delineate, align, and take all quality control measures necessary to ensure that reflective permanent thermoplastic pavement stripes and markings are replaced at the same position previously occupied by the original device, or installed at positions and locations approved by the Director. Removal and reinstallation of incorrectly placed or installed pavement stripes, markings, and permanent raised pavement markers as determined by the Director will be at the Contractor's expense and will not be subject to payment by the Town. All installation shall be in accordance with Division 12 of the Standard Specifications and the Standard Drawings. The Contractor shall hold the Town of China Grove, its agents, officials, and employees harmless from any liability proximately caused by incorrectly placed or installed pavement stripes, markings, or permanent raised pavement markers. Testing procedures, use of application and dispensing equipment, maintenance of all equipment, weather and seasonal limitations, time limitations, and all methods and requirements shall be in strict accordance with the applicable sections of Division 12.</w:t>
      </w:r>
    </w:p>
    <w:p w14:paraId="54114567" w14:textId="77777777" w:rsidR="004C693F" w:rsidRDefault="008737C7">
      <w:pPr>
        <w:spacing w:after="140"/>
      </w:pPr>
      <w:r>
        <w:lastRenderedPageBreak/>
        <w:t>Maintenance. Pavement striping and markings reinstalled by the Contractor that prematurely deteriorate, fail to adhere to the pavement, lack reflectorization, or are otherwise unsatisfactory during the life of the contract and the one (1) year warranty period shall be replaced by the Contractor at the Contractor's expense as determined by the Director. The Contractor will also be responsible for maintenance of newly installed permanent raised pavement markers prior to acceptance by the Town. Upon written notification by the Director, the Contractor will be required to winterize designated pavement striping and marking locations under this contract; payment will be made under the pay item for the type of striping or marking placed.</w:t>
      </w:r>
    </w:p>
    <w:p w14:paraId="35A054CA" w14:textId="77777777" w:rsidR="004C693F" w:rsidRDefault="008737C7">
      <w:pPr>
        <w:spacing w:after="140"/>
      </w:pPr>
      <w:r>
        <w:t>Method of Measurement and Basis of Payment. The quantity to be paid for will be the actual number of permanent reflective thermoplastic pavement stripes, markings, and newly installed permanent pavement markers satisfactorily installed and accepted by the Director in accordance with Division 12 and specifically Sections 1205, 1250, and 1251 of the Standard Specifications and the Standard Drawings. The quantity of solid lines shall be the summation of the linear feet measured end to end. The quantity of skip or broken lines shall be the summation of the linear feet derived by multiplying the nominal length of a line by the number of marking lines placed. Payment will be at the contract unit price per linear foot or each, as stipulated below.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20"/>
        <w:gridCol w:w="3900"/>
        <w:gridCol w:w="1080"/>
        <w:gridCol w:w="900"/>
        <w:gridCol w:w="1330"/>
        <w:gridCol w:w="1330"/>
      </w:tblGrid>
      <w:tr w:rsidR="004C693F" w14:paraId="45EA9FDE" w14:textId="77777777">
        <w:trPr>
          <w:tblHeader/>
        </w:trPr>
        <w:tc>
          <w:tcPr>
            <w:tcW w:w="820" w:type="dxa"/>
            <w:shd w:val="clear" w:color="auto" w:fill="D9D9D9"/>
            <w:tcMar>
              <w:top w:w="50" w:type="dxa"/>
              <w:left w:w="90" w:type="dxa"/>
              <w:bottom w:w="50" w:type="dxa"/>
              <w:right w:w="90" w:type="dxa"/>
            </w:tcMar>
            <w:vAlign w:val="center"/>
          </w:tcPr>
          <w:p w14:paraId="62E19116" w14:textId="77777777" w:rsidR="004C693F" w:rsidRDefault="008737C7">
            <w:pPr>
              <w:jc w:val="center"/>
            </w:pPr>
            <w:r>
              <w:rPr>
                <w:b/>
                <w:bCs/>
                <w:sz w:val="19"/>
                <w:szCs w:val="19"/>
              </w:rPr>
              <w:t>Pay Item</w:t>
            </w:r>
          </w:p>
        </w:tc>
        <w:tc>
          <w:tcPr>
            <w:tcW w:w="3900" w:type="dxa"/>
            <w:shd w:val="clear" w:color="auto" w:fill="D9D9D9"/>
            <w:tcMar>
              <w:top w:w="50" w:type="dxa"/>
              <w:left w:w="90" w:type="dxa"/>
              <w:bottom w:w="50" w:type="dxa"/>
              <w:right w:w="90" w:type="dxa"/>
            </w:tcMar>
            <w:vAlign w:val="center"/>
          </w:tcPr>
          <w:p w14:paraId="0287F2AE" w14:textId="77777777" w:rsidR="004C693F" w:rsidRDefault="008737C7">
            <w:pPr>
              <w:jc w:val="center"/>
            </w:pPr>
            <w:r>
              <w:rPr>
                <w:b/>
                <w:bCs/>
                <w:sz w:val="19"/>
                <w:szCs w:val="19"/>
              </w:rPr>
              <w:t>Pay Item Description</w:t>
            </w:r>
          </w:p>
        </w:tc>
        <w:tc>
          <w:tcPr>
            <w:tcW w:w="1080" w:type="dxa"/>
            <w:shd w:val="clear" w:color="auto" w:fill="D9D9D9"/>
            <w:tcMar>
              <w:top w:w="50" w:type="dxa"/>
              <w:left w:w="90" w:type="dxa"/>
              <w:bottom w:w="50" w:type="dxa"/>
              <w:right w:w="90" w:type="dxa"/>
            </w:tcMar>
            <w:vAlign w:val="center"/>
          </w:tcPr>
          <w:p w14:paraId="3475B017" w14:textId="77777777" w:rsidR="004C693F" w:rsidRDefault="008737C7">
            <w:pPr>
              <w:jc w:val="center"/>
            </w:pPr>
            <w:r>
              <w:rPr>
                <w:b/>
                <w:bCs/>
                <w:sz w:val="19"/>
                <w:szCs w:val="19"/>
              </w:rPr>
              <w:t>Quantity</w:t>
            </w:r>
          </w:p>
        </w:tc>
        <w:tc>
          <w:tcPr>
            <w:tcW w:w="900" w:type="dxa"/>
            <w:shd w:val="clear" w:color="auto" w:fill="D9D9D9"/>
            <w:tcMar>
              <w:top w:w="50" w:type="dxa"/>
              <w:left w:w="90" w:type="dxa"/>
              <w:bottom w:w="50" w:type="dxa"/>
              <w:right w:w="90" w:type="dxa"/>
            </w:tcMar>
            <w:vAlign w:val="center"/>
          </w:tcPr>
          <w:p w14:paraId="21F122A6" w14:textId="77777777" w:rsidR="004C693F" w:rsidRDefault="008737C7">
            <w:pPr>
              <w:jc w:val="center"/>
            </w:pPr>
            <w:r>
              <w:rPr>
                <w:b/>
                <w:bCs/>
                <w:sz w:val="19"/>
                <w:szCs w:val="19"/>
              </w:rPr>
              <w:t>Units</w:t>
            </w:r>
          </w:p>
        </w:tc>
        <w:tc>
          <w:tcPr>
            <w:tcW w:w="1330" w:type="dxa"/>
            <w:shd w:val="clear" w:color="auto" w:fill="D9D9D9"/>
            <w:tcMar>
              <w:top w:w="50" w:type="dxa"/>
              <w:left w:w="90" w:type="dxa"/>
              <w:bottom w:w="50" w:type="dxa"/>
              <w:right w:w="90" w:type="dxa"/>
            </w:tcMar>
            <w:vAlign w:val="center"/>
          </w:tcPr>
          <w:p w14:paraId="3ACAFEF1" w14:textId="77777777" w:rsidR="004C693F" w:rsidRDefault="008737C7">
            <w:pPr>
              <w:jc w:val="center"/>
            </w:pPr>
            <w:r>
              <w:rPr>
                <w:b/>
                <w:bCs/>
                <w:sz w:val="19"/>
                <w:szCs w:val="19"/>
              </w:rPr>
              <w:t>Unit Price ($)</w:t>
            </w:r>
          </w:p>
        </w:tc>
        <w:tc>
          <w:tcPr>
            <w:tcW w:w="1330" w:type="dxa"/>
            <w:shd w:val="clear" w:color="auto" w:fill="D9D9D9"/>
            <w:tcMar>
              <w:top w:w="50" w:type="dxa"/>
              <w:left w:w="90" w:type="dxa"/>
              <w:bottom w:w="50" w:type="dxa"/>
              <w:right w:w="90" w:type="dxa"/>
            </w:tcMar>
            <w:vAlign w:val="center"/>
          </w:tcPr>
          <w:p w14:paraId="18A325B7" w14:textId="77777777" w:rsidR="004C693F" w:rsidRDefault="008737C7">
            <w:pPr>
              <w:jc w:val="center"/>
            </w:pPr>
            <w:r>
              <w:rPr>
                <w:b/>
                <w:bCs/>
                <w:sz w:val="19"/>
                <w:szCs w:val="19"/>
              </w:rPr>
              <w:t>Amount ($)</w:t>
            </w:r>
          </w:p>
        </w:tc>
      </w:tr>
      <w:tr w:rsidR="004C693F" w14:paraId="6625EBFB" w14:textId="77777777">
        <w:tc>
          <w:tcPr>
            <w:tcW w:w="820" w:type="dxa"/>
            <w:tcMar>
              <w:top w:w="50" w:type="dxa"/>
              <w:left w:w="90" w:type="dxa"/>
              <w:bottom w:w="50" w:type="dxa"/>
              <w:right w:w="90" w:type="dxa"/>
            </w:tcMar>
            <w:vAlign w:val="center"/>
          </w:tcPr>
          <w:p w14:paraId="5503DEF0" w14:textId="77777777" w:rsidR="004C693F" w:rsidRDefault="008737C7">
            <w:r>
              <w:rPr>
                <w:sz w:val="19"/>
                <w:szCs w:val="19"/>
              </w:rPr>
              <w:t>7.1</w:t>
            </w:r>
          </w:p>
        </w:tc>
        <w:tc>
          <w:tcPr>
            <w:tcW w:w="3900" w:type="dxa"/>
            <w:tcMar>
              <w:top w:w="50" w:type="dxa"/>
              <w:left w:w="90" w:type="dxa"/>
              <w:bottom w:w="50" w:type="dxa"/>
              <w:right w:w="90" w:type="dxa"/>
            </w:tcMar>
            <w:vAlign w:val="center"/>
          </w:tcPr>
          <w:p w14:paraId="108C8E7B" w14:textId="77777777" w:rsidR="004C693F" w:rsidRDefault="008737C7">
            <w:r>
              <w:rPr>
                <w:sz w:val="19"/>
                <w:szCs w:val="19"/>
              </w:rPr>
              <w:t>Thermoplastic pavement marking lines — 4″ double yellow solid</w:t>
            </w:r>
          </w:p>
        </w:tc>
        <w:tc>
          <w:tcPr>
            <w:tcW w:w="1080" w:type="dxa"/>
            <w:tcMar>
              <w:top w:w="50" w:type="dxa"/>
              <w:left w:w="90" w:type="dxa"/>
              <w:bottom w:w="50" w:type="dxa"/>
              <w:right w:w="90" w:type="dxa"/>
            </w:tcMar>
            <w:vAlign w:val="center"/>
          </w:tcPr>
          <w:p w14:paraId="7B42D0BC" w14:textId="77777777" w:rsidR="004C693F" w:rsidRDefault="008737C7">
            <w:pPr>
              <w:jc w:val="center"/>
            </w:pPr>
            <w:r>
              <w:rPr>
                <w:sz w:val="19"/>
                <w:szCs w:val="19"/>
              </w:rPr>
              <w:t>________</w:t>
            </w:r>
          </w:p>
        </w:tc>
        <w:tc>
          <w:tcPr>
            <w:tcW w:w="900" w:type="dxa"/>
            <w:tcMar>
              <w:top w:w="50" w:type="dxa"/>
              <w:left w:w="90" w:type="dxa"/>
              <w:bottom w:w="50" w:type="dxa"/>
              <w:right w:w="90" w:type="dxa"/>
            </w:tcMar>
            <w:vAlign w:val="center"/>
          </w:tcPr>
          <w:p w14:paraId="4D4EA426" w14:textId="77777777" w:rsidR="004C693F" w:rsidRDefault="008737C7">
            <w:pPr>
              <w:jc w:val="center"/>
            </w:pPr>
            <w:r>
              <w:rPr>
                <w:sz w:val="19"/>
                <w:szCs w:val="19"/>
              </w:rPr>
              <w:t>Lin. Ft.</w:t>
            </w:r>
          </w:p>
        </w:tc>
        <w:tc>
          <w:tcPr>
            <w:tcW w:w="1330" w:type="dxa"/>
            <w:tcMar>
              <w:top w:w="50" w:type="dxa"/>
              <w:left w:w="90" w:type="dxa"/>
              <w:bottom w:w="50" w:type="dxa"/>
              <w:right w:w="90" w:type="dxa"/>
            </w:tcMar>
            <w:vAlign w:val="center"/>
          </w:tcPr>
          <w:p w14:paraId="5CFC165A" w14:textId="77777777" w:rsidR="004C693F" w:rsidRDefault="008737C7">
            <w:pPr>
              <w:jc w:val="center"/>
            </w:pPr>
            <w:r>
              <w:rPr>
                <w:sz w:val="19"/>
                <w:szCs w:val="19"/>
              </w:rPr>
              <w:t>$__________</w:t>
            </w:r>
          </w:p>
        </w:tc>
        <w:tc>
          <w:tcPr>
            <w:tcW w:w="1330" w:type="dxa"/>
            <w:tcMar>
              <w:top w:w="50" w:type="dxa"/>
              <w:left w:w="90" w:type="dxa"/>
              <w:bottom w:w="50" w:type="dxa"/>
              <w:right w:w="90" w:type="dxa"/>
            </w:tcMar>
            <w:vAlign w:val="center"/>
          </w:tcPr>
          <w:p w14:paraId="4DF25EA6" w14:textId="77777777" w:rsidR="004C693F" w:rsidRDefault="008737C7">
            <w:pPr>
              <w:jc w:val="center"/>
            </w:pPr>
            <w:r>
              <w:rPr>
                <w:sz w:val="19"/>
                <w:szCs w:val="19"/>
              </w:rPr>
              <w:t>$__________</w:t>
            </w:r>
          </w:p>
        </w:tc>
      </w:tr>
      <w:tr w:rsidR="004C693F" w14:paraId="2CAA1F2F" w14:textId="77777777">
        <w:tc>
          <w:tcPr>
            <w:tcW w:w="820" w:type="dxa"/>
            <w:tcMar>
              <w:top w:w="50" w:type="dxa"/>
              <w:left w:w="90" w:type="dxa"/>
              <w:bottom w:w="50" w:type="dxa"/>
              <w:right w:w="90" w:type="dxa"/>
            </w:tcMar>
            <w:vAlign w:val="center"/>
          </w:tcPr>
          <w:p w14:paraId="57DAE8AE" w14:textId="77777777" w:rsidR="004C693F" w:rsidRDefault="008737C7">
            <w:r>
              <w:rPr>
                <w:sz w:val="19"/>
                <w:szCs w:val="19"/>
              </w:rPr>
              <w:t>7.2</w:t>
            </w:r>
          </w:p>
        </w:tc>
        <w:tc>
          <w:tcPr>
            <w:tcW w:w="3900" w:type="dxa"/>
            <w:tcMar>
              <w:top w:w="50" w:type="dxa"/>
              <w:left w:w="90" w:type="dxa"/>
              <w:bottom w:w="50" w:type="dxa"/>
              <w:right w:w="90" w:type="dxa"/>
            </w:tcMar>
            <w:vAlign w:val="center"/>
          </w:tcPr>
          <w:p w14:paraId="041D35A7" w14:textId="77777777" w:rsidR="004C693F" w:rsidRDefault="008737C7">
            <w:r>
              <w:rPr>
                <w:sz w:val="19"/>
                <w:szCs w:val="19"/>
              </w:rPr>
              <w:t>Thermoplastic pavement marking lines — 4″ yellow solid, skip, and mini-skip</w:t>
            </w:r>
          </w:p>
        </w:tc>
        <w:tc>
          <w:tcPr>
            <w:tcW w:w="1080" w:type="dxa"/>
            <w:tcMar>
              <w:top w:w="50" w:type="dxa"/>
              <w:left w:w="90" w:type="dxa"/>
              <w:bottom w:w="50" w:type="dxa"/>
              <w:right w:w="90" w:type="dxa"/>
            </w:tcMar>
            <w:vAlign w:val="center"/>
          </w:tcPr>
          <w:p w14:paraId="6FA0045B" w14:textId="77777777" w:rsidR="004C693F" w:rsidRDefault="008737C7">
            <w:pPr>
              <w:jc w:val="center"/>
            </w:pPr>
            <w:r>
              <w:rPr>
                <w:sz w:val="19"/>
                <w:szCs w:val="19"/>
              </w:rPr>
              <w:t>________</w:t>
            </w:r>
          </w:p>
        </w:tc>
        <w:tc>
          <w:tcPr>
            <w:tcW w:w="900" w:type="dxa"/>
            <w:tcMar>
              <w:top w:w="50" w:type="dxa"/>
              <w:left w:w="90" w:type="dxa"/>
              <w:bottom w:w="50" w:type="dxa"/>
              <w:right w:w="90" w:type="dxa"/>
            </w:tcMar>
            <w:vAlign w:val="center"/>
          </w:tcPr>
          <w:p w14:paraId="68D41C34" w14:textId="77777777" w:rsidR="004C693F" w:rsidRDefault="008737C7">
            <w:pPr>
              <w:jc w:val="center"/>
            </w:pPr>
            <w:r>
              <w:rPr>
                <w:sz w:val="19"/>
                <w:szCs w:val="19"/>
              </w:rPr>
              <w:t>Lin. Ft.</w:t>
            </w:r>
          </w:p>
        </w:tc>
        <w:tc>
          <w:tcPr>
            <w:tcW w:w="1330" w:type="dxa"/>
            <w:tcMar>
              <w:top w:w="50" w:type="dxa"/>
              <w:left w:w="90" w:type="dxa"/>
              <w:bottom w:w="50" w:type="dxa"/>
              <w:right w:w="90" w:type="dxa"/>
            </w:tcMar>
            <w:vAlign w:val="center"/>
          </w:tcPr>
          <w:p w14:paraId="2C4AEE8D" w14:textId="77777777" w:rsidR="004C693F" w:rsidRDefault="008737C7">
            <w:pPr>
              <w:jc w:val="center"/>
            </w:pPr>
            <w:r>
              <w:rPr>
                <w:sz w:val="19"/>
                <w:szCs w:val="19"/>
              </w:rPr>
              <w:t>$__________</w:t>
            </w:r>
          </w:p>
        </w:tc>
        <w:tc>
          <w:tcPr>
            <w:tcW w:w="1330" w:type="dxa"/>
            <w:tcMar>
              <w:top w:w="50" w:type="dxa"/>
              <w:left w:w="90" w:type="dxa"/>
              <w:bottom w:w="50" w:type="dxa"/>
              <w:right w:w="90" w:type="dxa"/>
            </w:tcMar>
            <w:vAlign w:val="center"/>
          </w:tcPr>
          <w:p w14:paraId="51AE7422" w14:textId="77777777" w:rsidR="004C693F" w:rsidRDefault="008737C7">
            <w:pPr>
              <w:jc w:val="center"/>
            </w:pPr>
            <w:r>
              <w:rPr>
                <w:sz w:val="19"/>
                <w:szCs w:val="19"/>
              </w:rPr>
              <w:t>$__________</w:t>
            </w:r>
          </w:p>
        </w:tc>
      </w:tr>
      <w:tr w:rsidR="004C693F" w14:paraId="21962D33" w14:textId="77777777">
        <w:tc>
          <w:tcPr>
            <w:tcW w:w="820" w:type="dxa"/>
            <w:tcMar>
              <w:top w:w="50" w:type="dxa"/>
              <w:left w:w="90" w:type="dxa"/>
              <w:bottom w:w="50" w:type="dxa"/>
              <w:right w:w="90" w:type="dxa"/>
            </w:tcMar>
            <w:vAlign w:val="center"/>
          </w:tcPr>
          <w:p w14:paraId="157B17F5" w14:textId="77777777" w:rsidR="004C693F" w:rsidRDefault="008737C7">
            <w:r>
              <w:rPr>
                <w:sz w:val="19"/>
                <w:szCs w:val="19"/>
              </w:rPr>
              <w:t>7.3</w:t>
            </w:r>
          </w:p>
        </w:tc>
        <w:tc>
          <w:tcPr>
            <w:tcW w:w="3900" w:type="dxa"/>
            <w:tcMar>
              <w:top w:w="50" w:type="dxa"/>
              <w:left w:w="90" w:type="dxa"/>
              <w:bottom w:w="50" w:type="dxa"/>
              <w:right w:w="90" w:type="dxa"/>
            </w:tcMar>
            <w:vAlign w:val="center"/>
          </w:tcPr>
          <w:p w14:paraId="2E52C93A" w14:textId="77777777" w:rsidR="004C693F" w:rsidRDefault="008737C7">
            <w:r>
              <w:rPr>
                <w:sz w:val="19"/>
                <w:szCs w:val="19"/>
              </w:rPr>
              <w:t>Thermoplastic pavement marking lines — 8″ yellow gore line</w:t>
            </w:r>
          </w:p>
        </w:tc>
        <w:tc>
          <w:tcPr>
            <w:tcW w:w="1080" w:type="dxa"/>
            <w:tcMar>
              <w:top w:w="50" w:type="dxa"/>
              <w:left w:w="90" w:type="dxa"/>
              <w:bottom w:w="50" w:type="dxa"/>
              <w:right w:w="90" w:type="dxa"/>
            </w:tcMar>
            <w:vAlign w:val="center"/>
          </w:tcPr>
          <w:p w14:paraId="38FE8AE4" w14:textId="77777777" w:rsidR="004C693F" w:rsidRDefault="008737C7">
            <w:pPr>
              <w:jc w:val="center"/>
            </w:pPr>
            <w:r>
              <w:rPr>
                <w:sz w:val="19"/>
                <w:szCs w:val="19"/>
              </w:rPr>
              <w:t>________</w:t>
            </w:r>
          </w:p>
        </w:tc>
        <w:tc>
          <w:tcPr>
            <w:tcW w:w="900" w:type="dxa"/>
            <w:tcMar>
              <w:top w:w="50" w:type="dxa"/>
              <w:left w:w="90" w:type="dxa"/>
              <w:bottom w:w="50" w:type="dxa"/>
              <w:right w:w="90" w:type="dxa"/>
            </w:tcMar>
            <w:vAlign w:val="center"/>
          </w:tcPr>
          <w:p w14:paraId="182317FC" w14:textId="77777777" w:rsidR="004C693F" w:rsidRDefault="008737C7">
            <w:pPr>
              <w:jc w:val="center"/>
            </w:pPr>
            <w:r>
              <w:rPr>
                <w:sz w:val="19"/>
                <w:szCs w:val="19"/>
              </w:rPr>
              <w:t>Lin. Ft.</w:t>
            </w:r>
          </w:p>
        </w:tc>
        <w:tc>
          <w:tcPr>
            <w:tcW w:w="1330" w:type="dxa"/>
            <w:tcMar>
              <w:top w:w="50" w:type="dxa"/>
              <w:left w:w="90" w:type="dxa"/>
              <w:bottom w:w="50" w:type="dxa"/>
              <w:right w:w="90" w:type="dxa"/>
            </w:tcMar>
            <w:vAlign w:val="center"/>
          </w:tcPr>
          <w:p w14:paraId="155BD925" w14:textId="77777777" w:rsidR="004C693F" w:rsidRDefault="008737C7">
            <w:pPr>
              <w:jc w:val="center"/>
            </w:pPr>
            <w:r>
              <w:rPr>
                <w:sz w:val="19"/>
                <w:szCs w:val="19"/>
              </w:rPr>
              <w:t>$__________</w:t>
            </w:r>
          </w:p>
        </w:tc>
        <w:tc>
          <w:tcPr>
            <w:tcW w:w="1330" w:type="dxa"/>
            <w:tcMar>
              <w:top w:w="50" w:type="dxa"/>
              <w:left w:w="90" w:type="dxa"/>
              <w:bottom w:w="50" w:type="dxa"/>
              <w:right w:w="90" w:type="dxa"/>
            </w:tcMar>
            <w:vAlign w:val="center"/>
          </w:tcPr>
          <w:p w14:paraId="7FA61590" w14:textId="77777777" w:rsidR="004C693F" w:rsidRDefault="008737C7">
            <w:pPr>
              <w:jc w:val="center"/>
            </w:pPr>
            <w:r>
              <w:rPr>
                <w:sz w:val="19"/>
                <w:szCs w:val="19"/>
              </w:rPr>
              <w:t>$__________</w:t>
            </w:r>
          </w:p>
        </w:tc>
      </w:tr>
      <w:tr w:rsidR="004C693F" w14:paraId="4FFD32A4" w14:textId="77777777">
        <w:tc>
          <w:tcPr>
            <w:tcW w:w="820" w:type="dxa"/>
            <w:tcMar>
              <w:top w:w="50" w:type="dxa"/>
              <w:left w:w="90" w:type="dxa"/>
              <w:bottom w:w="50" w:type="dxa"/>
              <w:right w:w="90" w:type="dxa"/>
            </w:tcMar>
            <w:vAlign w:val="center"/>
          </w:tcPr>
          <w:p w14:paraId="1950C8FC" w14:textId="77777777" w:rsidR="004C693F" w:rsidRDefault="008737C7">
            <w:r>
              <w:rPr>
                <w:sz w:val="19"/>
                <w:szCs w:val="19"/>
              </w:rPr>
              <w:t>7.4</w:t>
            </w:r>
          </w:p>
        </w:tc>
        <w:tc>
          <w:tcPr>
            <w:tcW w:w="3900" w:type="dxa"/>
            <w:tcMar>
              <w:top w:w="50" w:type="dxa"/>
              <w:left w:w="90" w:type="dxa"/>
              <w:bottom w:w="50" w:type="dxa"/>
              <w:right w:w="90" w:type="dxa"/>
            </w:tcMar>
            <w:vAlign w:val="center"/>
          </w:tcPr>
          <w:p w14:paraId="4B3B1BA7" w14:textId="77777777" w:rsidR="004C693F" w:rsidRDefault="008737C7">
            <w:r>
              <w:rPr>
                <w:sz w:val="19"/>
                <w:szCs w:val="19"/>
              </w:rPr>
              <w:t>Thermoplastic pavement marking lines — 4″ white solid, skip, mini-skip, and parking stall line</w:t>
            </w:r>
          </w:p>
        </w:tc>
        <w:tc>
          <w:tcPr>
            <w:tcW w:w="1080" w:type="dxa"/>
            <w:tcMar>
              <w:top w:w="50" w:type="dxa"/>
              <w:left w:w="90" w:type="dxa"/>
              <w:bottom w:w="50" w:type="dxa"/>
              <w:right w:w="90" w:type="dxa"/>
            </w:tcMar>
            <w:vAlign w:val="center"/>
          </w:tcPr>
          <w:p w14:paraId="35A0A0AC" w14:textId="77777777" w:rsidR="004C693F" w:rsidRDefault="008737C7">
            <w:pPr>
              <w:jc w:val="center"/>
            </w:pPr>
            <w:r>
              <w:rPr>
                <w:sz w:val="19"/>
                <w:szCs w:val="19"/>
              </w:rPr>
              <w:t>________</w:t>
            </w:r>
          </w:p>
        </w:tc>
        <w:tc>
          <w:tcPr>
            <w:tcW w:w="900" w:type="dxa"/>
            <w:tcMar>
              <w:top w:w="50" w:type="dxa"/>
              <w:left w:w="90" w:type="dxa"/>
              <w:bottom w:w="50" w:type="dxa"/>
              <w:right w:w="90" w:type="dxa"/>
            </w:tcMar>
            <w:vAlign w:val="center"/>
          </w:tcPr>
          <w:p w14:paraId="6E40B981" w14:textId="77777777" w:rsidR="004C693F" w:rsidRDefault="008737C7">
            <w:pPr>
              <w:jc w:val="center"/>
            </w:pPr>
            <w:r>
              <w:rPr>
                <w:sz w:val="19"/>
                <w:szCs w:val="19"/>
              </w:rPr>
              <w:t>Lin. Ft.</w:t>
            </w:r>
          </w:p>
        </w:tc>
        <w:tc>
          <w:tcPr>
            <w:tcW w:w="1330" w:type="dxa"/>
            <w:tcMar>
              <w:top w:w="50" w:type="dxa"/>
              <w:left w:w="90" w:type="dxa"/>
              <w:bottom w:w="50" w:type="dxa"/>
              <w:right w:w="90" w:type="dxa"/>
            </w:tcMar>
            <w:vAlign w:val="center"/>
          </w:tcPr>
          <w:p w14:paraId="44196D98" w14:textId="77777777" w:rsidR="004C693F" w:rsidRDefault="008737C7">
            <w:pPr>
              <w:jc w:val="center"/>
            </w:pPr>
            <w:r>
              <w:rPr>
                <w:sz w:val="19"/>
                <w:szCs w:val="19"/>
              </w:rPr>
              <w:t>$__________</w:t>
            </w:r>
          </w:p>
        </w:tc>
        <w:tc>
          <w:tcPr>
            <w:tcW w:w="1330" w:type="dxa"/>
            <w:tcMar>
              <w:top w:w="50" w:type="dxa"/>
              <w:left w:w="90" w:type="dxa"/>
              <w:bottom w:w="50" w:type="dxa"/>
              <w:right w:w="90" w:type="dxa"/>
            </w:tcMar>
            <w:vAlign w:val="center"/>
          </w:tcPr>
          <w:p w14:paraId="1E8E3112" w14:textId="77777777" w:rsidR="004C693F" w:rsidRDefault="008737C7">
            <w:pPr>
              <w:jc w:val="center"/>
            </w:pPr>
            <w:r>
              <w:rPr>
                <w:sz w:val="19"/>
                <w:szCs w:val="19"/>
              </w:rPr>
              <w:t>$__________</w:t>
            </w:r>
          </w:p>
        </w:tc>
      </w:tr>
      <w:tr w:rsidR="004C693F" w14:paraId="3B2817FD" w14:textId="77777777">
        <w:tc>
          <w:tcPr>
            <w:tcW w:w="820" w:type="dxa"/>
            <w:tcMar>
              <w:top w:w="50" w:type="dxa"/>
              <w:left w:w="90" w:type="dxa"/>
              <w:bottom w:w="50" w:type="dxa"/>
              <w:right w:w="90" w:type="dxa"/>
            </w:tcMar>
            <w:vAlign w:val="center"/>
          </w:tcPr>
          <w:p w14:paraId="3F8C92C6" w14:textId="77777777" w:rsidR="004C693F" w:rsidRDefault="008737C7">
            <w:r>
              <w:rPr>
                <w:sz w:val="19"/>
                <w:szCs w:val="19"/>
              </w:rPr>
              <w:t>7.5</w:t>
            </w:r>
          </w:p>
        </w:tc>
        <w:tc>
          <w:tcPr>
            <w:tcW w:w="3900" w:type="dxa"/>
            <w:tcMar>
              <w:top w:w="50" w:type="dxa"/>
              <w:left w:w="90" w:type="dxa"/>
              <w:bottom w:w="50" w:type="dxa"/>
              <w:right w:w="90" w:type="dxa"/>
            </w:tcMar>
            <w:vAlign w:val="center"/>
          </w:tcPr>
          <w:p w14:paraId="0EE77D91" w14:textId="77777777" w:rsidR="004C693F" w:rsidRDefault="008737C7">
            <w:r>
              <w:rPr>
                <w:sz w:val="19"/>
                <w:szCs w:val="19"/>
              </w:rPr>
              <w:t>Thermoplastic pavement marking lines — 24″ stop bar</w:t>
            </w:r>
          </w:p>
        </w:tc>
        <w:tc>
          <w:tcPr>
            <w:tcW w:w="1080" w:type="dxa"/>
            <w:tcMar>
              <w:top w:w="50" w:type="dxa"/>
              <w:left w:w="90" w:type="dxa"/>
              <w:bottom w:w="50" w:type="dxa"/>
              <w:right w:w="90" w:type="dxa"/>
            </w:tcMar>
            <w:vAlign w:val="center"/>
          </w:tcPr>
          <w:p w14:paraId="61C8C9AA" w14:textId="77777777" w:rsidR="004C693F" w:rsidRDefault="008737C7">
            <w:pPr>
              <w:jc w:val="center"/>
            </w:pPr>
            <w:r>
              <w:rPr>
                <w:sz w:val="19"/>
                <w:szCs w:val="19"/>
              </w:rPr>
              <w:t>________</w:t>
            </w:r>
          </w:p>
        </w:tc>
        <w:tc>
          <w:tcPr>
            <w:tcW w:w="900" w:type="dxa"/>
            <w:tcMar>
              <w:top w:w="50" w:type="dxa"/>
              <w:left w:w="90" w:type="dxa"/>
              <w:bottom w:w="50" w:type="dxa"/>
              <w:right w:w="90" w:type="dxa"/>
            </w:tcMar>
            <w:vAlign w:val="center"/>
          </w:tcPr>
          <w:p w14:paraId="6EED5C1E" w14:textId="77777777" w:rsidR="004C693F" w:rsidRDefault="008737C7">
            <w:pPr>
              <w:jc w:val="center"/>
            </w:pPr>
            <w:r>
              <w:rPr>
                <w:sz w:val="19"/>
                <w:szCs w:val="19"/>
              </w:rPr>
              <w:t>Lin. Ft.</w:t>
            </w:r>
          </w:p>
        </w:tc>
        <w:tc>
          <w:tcPr>
            <w:tcW w:w="1330" w:type="dxa"/>
            <w:tcMar>
              <w:top w:w="50" w:type="dxa"/>
              <w:left w:w="90" w:type="dxa"/>
              <w:bottom w:w="50" w:type="dxa"/>
              <w:right w:w="90" w:type="dxa"/>
            </w:tcMar>
            <w:vAlign w:val="center"/>
          </w:tcPr>
          <w:p w14:paraId="22F3D12D" w14:textId="77777777" w:rsidR="004C693F" w:rsidRDefault="008737C7">
            <w:pPr>
              <w:jc w:val="center"/>
            </w:pPr>
            <w:r>
              <w:rPr>
                <w:sz w:val="19"/>
                <w:szCs w:val="19"/>
              </w:rPr>
              <w:t>$__________</w:t>
            </w:r>
          </w:p>
        </w:tc>
        <w:tc>
          <w:tcPr>
            <w:tcW w:w="1330" w:type="dxa"/>
            <w:tcMar>
              <w:top w:w="50" w:type="dxa"/>
              <w:left w:w="90" w:type="dxa"/>
              <w:bottom w:w="50" w:type="dxa"/>
              <w:right w:w="90" w:type="dxa"/>
            </w:tcMar>
            <w:vAlign w:val="center"/>
          </w:tcPr>
          <w:p w14:paraId="7EAC82EF" w14:textId="77777777" w:rsidR="004C693F" w:rsidRDefault="008737C7">
            <w:pPr>
              <w:jc w:val="center"/>
            </w:pPr>
            <w:r>
              <w:rPr>
                <w:sz w:val="19"/>
                <w:szCs w:val="19"/>
              </w:rPr>
              <w:t>$__________</w:t>
            </w:r>
          </w:p>
        </w:tc>
      </w:tr>
      <w:tr w:rsidR="004C693F" w14:paraId="6BB819AD" w14:textId="77777777">
        <w:tc>
          <w:tcPr>
            <w:tcW w:w="820" w:type="dxa"/>
            <w:tcMar>
              <w:top w:w="50" w:type="dxa"/>
              <w:left w:w="90" w:type="dxa"/>
              <w:bottom w:w="50" w:type="dxa"/>
              <w:right w:w="90" w:type="dxa"/>
            </w:tcMar>
            <w:vAlign w:val="center"/>
          </w:tcPr>
          <w:p w14:paraId="0C2D26D8" w14:textId="77777777" w:rsidR="004C693F" w:rsidRDefault="008737C7">
            <w:r>
              <w:rPr>
                <w:sz w:val="19"/>
                <w:szCs w:val="19"/>
              </w:rPr>
              <w:t>7.6</w:t>
            </w:r>
          </w:p>
        </w:tc>
        <w:tc>
          <w:tcPr>
            <w:tcW w:w="3900" w:type="dxa"/>
            <w:tcMar>
              <w:top w:w="50" w:type="dxa"/>
              <w:left w:w="90" w:type="dxa"/>
              <w:bottom w:w="50" w:type="dxa"/>
              <w:right w:w="90" w:type="dxa"/>
            </w:tcMar>
            <w:vAlign w:val="center"/>
          </w:tcPr>
          <w:p w14:paraId="3B37EF75" w14:textId="77777777" w:rsidR="004C693F" w:rsidRDefault="008737C7">
            <w:r>
              <w:rPr>
                <w:sz w:val="19"/>
                <w:szCs w:val="19"/>
              </w:rPr>
              <w:t>Temporary painted pavement marking, white and yellow</w:t>
            </w:r>
          </w:p>
        </w:tc>
        <w:tc>
          <w:tcPr>
            <w:tcW w:w="1080" w:type="dxa"/>
            <w:tcMar>
              <w:top w:w="50" w:type="dxa"/>
              <w:left w:w="90" w:type="dxa"/>
              <w:bottom w:w="50" w:type="dxa"/>
              <w:right w:w="90" w:type="dxa"/>
            </w:tcMar>
            <w:vAlign w:val="center"/>
          </w:tcPr>
          <w:p w14:paraId="6BEA1DD0" w14:textId="77777777" w:rsidR="004C693F" w:rsidRDefault="008737C7">
            <w:pPr>
              <w:jc w:val="center"/>
            </w:pPr>
            <w:r>
              <w:rPr>
                <w:sz w:val="19"/>
                <w:szCs w:val="19"/>
              </w:rPr>
              <w:t>________</w:t>
            </w:r>
          </w:p>
        </w:tc>
        <w:tc>
          <w:tcPr>
            <w:tcW w:w="900" w:type="dxa"/>
            <w:tcMar>
              <w:top w:w="50" w:type="dxa"/>
              <w:left w:w="90" w:type="dxa"/>
              <w:bottom w:w="50" w:type="dxa"/>
              <w:right w:w="90" w:type="dxa"/>
            </w:tcMar>
            <w:vAlign w:val="center"/>
          </w:tcPr>
          <w:p w14:paraId="0F86AB41" w14:textId="77777777" w:rsidR="004C693F" w:rsidRDefault="008737C7">
            <w:pPr>
              <w:jc w:val="center"/>
            </w:pPr>
            <w:r>
              <w:rPr>
                <w:sz w:val="19"/>
                <w:szCs w:val="19"/>
              </w:rPr>
              <w:t>Lin. Ft.</w:t>
            </w:r>
          </w:p>
        </w:tc>
        <w:tc>
          <w:tcPr>
            <w:tcW w:w="1330" w:type="dxa"/>
            <w:tcMar>
              <w:top w:w="50" w:type="dxa"/>
              <w:left w:w="90" w:type="dxa"/>
              <w:bottom w:w="50" w:type="dxa"/>
              <w:right w:w="90" w:type="dxa"/>
            </w:tcMar>
            <w:vAlign w:val="center"/>
          </w:tcPr>
          <w:p w14:paraId="3C64854D" w14:textId="77777777" w:rsidR="004C693F" w:rsidRDefault="008737C7">
            <w:pPr>
              <w:jc w:val="center"/>
            </w:pPr>
            <w:r>
              <w:rPr>
                <w:sz w:val="19"/>
                <w:szCs w:val="19"/>
              </w:rPr>
              <w:t>$__________</w:t>
            </w:r>
          </w:p>
        </w:tc>
        <w:tc>
          <w:tcPr>
            <w:tcW w:w="1330" w:type="dxa"/>
            <w:tcMar>
              <w:top w:w="50" w:type="dxa"/>
              <w:left w:w="90" w:type="dxa"/>
              <w:bottom w:w="50" w:type="dxa"/>
              <w:right w:w="90" w:type="dxa"/>
            </w:tcMar>
            <w:vAlign w:val="center"/>
          </w:tcPr>
          <w:p w14:paraId="775AA6A6" w14:textId="77777777" w:rsidR="004C693F" w:rsidRDefault="008737C7">
            <w:pPr>
              <w:jc w:val="center"/>
            </w:pPr>
            <w:r>
              <w:rPr>
                <w:sz w:val="19"/>
                <w:szCs w:val="19"/>
              </w:rPr>
              <w:t>$__________</w:t>
            </w:r>
          </w:p>
        </w:tc>
      </w:tr>
      <w:tr w:rsidR="004C693F" w14:paraId="59DB5682" w14:textId="77777777">
        <w:tc>
          <w:tcPr>
            <w:tcW w:w="820" w:type="dxa"/>
            <w:tcMar>
              <w:top w:w="50" w:type="dxa"/>
              <w:left w:w="90" w:type="dxa"/>
              <w:bottom w:w="50" w:type="dxa"/>
              <w:right w:w="90" w:type="dxa"/>
            </w:tcMar>
            <w:vAlign w:val="center"/>
          </w:tcPr>
          <w:p w14:paraId="10BDE6EE" w14:textId="77777777" w:rsidR="004C693F" w:rsidRDefault="008737C7">
            <w:r>
              <w:rPr>
                <w:sz w:val="19"/>
                <w:szCs w:val="19"/>
              </w:rPr>
              <w:t>7.7</w:t>
            </w:r>
          </w:p>
        </w:tc>
        <w:tc>
          <w:tcPr>
            <w:tcW w:w="3900" w:type="dxa"/>
            <w:tcMar>
              <w:top w:w="50" w:type="dxa"/>
              <w:left w:w="90" w:type="dxa"/>
              <w:bottom w:w="50" w:type="dxa"/>
              <w:right w:w="90" w:type="dxa"/>
            </w:tcMar>
            <w:vAlign w:val="center"/>
          </w:tcPr>
          <w:p w14:paraId="6050ED49" w14:textId="77777777" w:rsidR="004C693F" w:rsidRDefault="008737C7">
            <w:r>
              <w:rPr>
                <w:sz w:val="19"/>
                <w:szCs w:val="19"/>
              </w:rPr>
              <w:t>Thermoplastic crosswalk, high visibility — 24″ white bars, NCDOT standard</w:t>
            </w:r>
          </w:p>
        </w:tc>
        <w:tc>
          <w:tcPr>
            <w:tcW w:w="1080" w:type="dxa"/>
            <w:tcMar>
              <w:top w:w="50" w:type="dxa"/>
              <w:left w:w="90" w:type="dxa"/>
              <w:bottom w:w="50" w:type="dxa"/>
              <w:right w:w="90" w:type="dxa"/>
            </w:tcMar>
            <w:vAlign w:val="center"/>
          </w:tcPr>
          <w:p w14:paraId="1BABE589" w14:textId="77777777" w:rsidR="004C693F" w:rsidRDefault="008737C7">
            <w:pPr>
              <w:jc w:val="center"/>
            </w:pPr>
            <w:r>
              <w:rPr>
                <w:sz w:val="19"/>
                <w:szCs w:val="19"/>
              </w:rPr>
              <w:t>________</w:t>
            </w:r>
          </w:p>
        </w:tc>
        <w:tc>
          <w:tcPr>
            <w:tcW w:w="900" w:type="dxa"/>
            <w:tcMar>
              <w:top w:w="50" w:type="dxa"/>
              <w:left w:w="90" w:type="dxa"/>
              <w:bottom w:w="50" w:type="dxa"/>
              <w:right w:w="90" w:type="dxa"/>
            </w:tcMar>
            <w:vAlign w:val="center"/>
          </w:tcPr>
          <w:p w14:paraId="2C916E58" w14:textId="77777777" w:rsidR="004C693F" w:rsidRDefault="008737C7">
            <w:pPr>
              <w:jc w:val="center"/>
            </w:pPr>
            <w:r>
              <w:rPr>
                <w:sz w:val="19"/>
                <w:szCs w:val="19"/>
              </w:rPr>
              <w:t>Lin. Ft.</w:t>
            </w:r>
          </w:p>
        </w:tc>
        <w:tc>
          <w:tcPr>
            <w:tcW w:w="1330" w:type="dxa"/>
            <w:tcMar>
              <w:top w:w="50" w:type="dxa"/>
              <w:left w:w="90" w:type="dxa"/>
              <w:bottom w:w="50" w:type="dxa"/>
              <w:right w:w="90" w:type="dxa"/>
            </w:tcMar>
            <w:vAlign w:val="center"/>
          </w:tcPr>
          <w:p w14:paraId="6242FAF0" w14:textId="77777777" w:rsidR="004C693F" w:rsidRDefault="008737C7">
            <w:pPr>
              <w:jc w:val="center"/>
            </w:pPr>
            <w:r>
              <w:rPr>
                <w:sz w:val="19"/>
                <w:szCs w:val="19"/>
              </w:rPr>
              <w:t>$__________</w:t>
            </w:r>
          </w:p>
        </w:tc>
        <w:tc>
          <w:tcPr>
            <w:tcW w:w="1330" w:type="dxa"/>
            <w:tcMar>
              <w:top w:w="50" w:type="dxa"/>
              <w:left w:w="90" w:type="dxa"/>
              <w:bottom w:w="50" w:type="dxa"/>
              <w:right w:w="90" w:type="dxa"/>
            </w:tcMar>
            <w:vAlign w:val="center"/>
          </w:tcPr>
          <w:p w14:paraId="3EA1A247" w14:textId="77777777" w:rsidR="004C693F" w:rsidRDefault="008737C7">
            <w:pPr>
              <w:jc w:val="center"/>
            </w:pPr>
            <w:r>
              <w:rPr>
                <w:sz w:val="19"/>
                <w:szCs w:val="19"/>
              </w:rPr>
              <w:t>$__________</w:t>
            </w:r>
          </w:p>
        </w:tc>
      </w:tr>
      <w:tr w:rsidR="004C693F" w14:paraId="460E39D9" w14:textId="77777777">
        <w:tc>
          <w:tcPr>
            <w:tcW w:w="820" w:type="dxa"/>
            <w:tcMar>
              <w:top w:w="50" w:type="dxa"/>
              <w:left w:w="90" w:type="dxa"/>
              <w:bottom w:w="50" w:type="dxa"/>
              <w:right w:w="90" w:type="dxa"/>
            </w:tcMar>
            <w:vAlign w:val="center"/>
          </w:tcPr>
          <w:p w14:paraId="4E929576" w14:textId="77777777" w:rsidR="004C693F" w:rsidRDefault="008737C7">
            <w:r>
              <w:rPr>
                <w:sz w:val="19"/>
                <w:szCs w:val="19"/>
              </w:rPr>
              <w:t>7.8</w:t>
            </w:r>
          </w:p>
        </w:tc>
        <w:tc>
          <w:tcPr>
            <w:tcW w:w="3900" w:type="dxa"/>
            <w:tcMar>
              <w:top w:w="50" w:type="dxa"/>
              <w:left w:w="90" w:type="dxa"/>
              <w:bottom w:w="50" w:type="dxa"/>
              <w:right w:w="90" w:type="dxa"/>
            </w:tcMar>
            <w:vAlign w:val="center"/>
          </w:tcPr>
          <w:p w14:paraId="687CC0B5" w14:textId="77777777" w:rsidR="004C693F" w:rsidRDefault="008737C7">
            <w:r>
              <w:rPr>
                <w:sz w:val="19"/>
                <w:szCs w:val="19"/>
              </w:rPr>
              <w:t>Thermoplastic pavement marking symbol — yield line</w:t>
            </w:r>
          </w:p>
        </w:tc>
        <w:tc>
          <w:tcPr>
            <w:tcW w:w="1080" w:type="dxa"/>
            <w:tcMar>
              <w:top w:w="50" w:type="dxa"/>
              <w:left w:w="90" w:type="dxa"/>
              <w:bottom w:w="50" w:type="dxa"/>
              <w:right w:w="90" w:type="dxa"/>
            </w:tcMar>
            <w:vAlign w:val="center"/>
          </w:tcPr>
          <w:p w14:paraId="14F9CEBA" w14:textId="77777777" w:rsidR="004C693F" w:rsidRDefault="008737C7">
            <w:pPr>
              <w:jc w:val="center"/>
            </w:pPr>
            <w:r>
              <w:rPr>
                <w:sz w:val="19"/>
                <w:szCs w:val="19"/>
              </w:rPr>
              <w:t>________</w:t>
            </w:r>
          </w:p>
        </w:tc>
        <w:tc>
          <w:tcPr>
            <w:tcW w:w="900" w:type="dxa"/>
            <w:tcMar>
              <w:top w:w="50" w:type="dxa"/>
              <w:left w:w="90" w:type="dxa"/>
              <w:bottom w:w="50" w:type="dxa"/>
              <w:right w:w="90" w:type="dxa"/>
            </w:tcMar>
            <w:vAlign w:val="center"/>
          </w:tcPr>
          <w:p w14:paraId="4E7C696C" w14:textId="77777777" w:rsidR="004C693F" w:rsidRDefault="008737C7">
            <w:pPr>
              <w:jc w:val="center"/>
            </w:pPr>
            <w:r>
              <w:rPr>
                <w:sz w:val="19"/>
                <w:szCs w:val="19"/>
              </w:rPr>
              <w:t>Lin. Ft.</w:t>
            </w:r>
          </w:p>
        </w:tc>
        <w:tc>
          <w:tcPr>
            <w:tcW w:w="1330" w:type="dxa"/>
            <w:tcMar>
              <w:top w:w="50" w:type="dxa"/>
              <w:left w:w="90" w:type="dxa"/>
              <w:bottom w:w="50" w:type="dxa"/>
              <w:right w:w="90" w:type="dxa"/>
            </w:tcMar>
            <w:vAlign w:val="center"/>
          </w:tcPr>
          <w:p w14:paraId="15E52263" w14:textId="77777777" w:rsidR="004C693F" w:rsidRDefault="008737C7">
            <w:pPr>
              <w:jc w:val="center"/>
            </w:pPr>
            <w:r>
              <w:rPr>
                <w:sz w:val="19"/>
                <w:szCs w:val="19"/>
              </w:rPr>
              <w:t>$__________</w:t>
            </w:r>
          </w:p>
        </w:tc>
        <w:tc>
          <w:tcPr>
            <w:tcW w:w="1330" w:type="dxa"/>
            <w:tcMar>
              <w:top w:w="50" w:type="dxa"/>
              <w:left w:w="90" w:type="dxa"/>
              <w:bottom w:w="50" w:type="dxa"/>
              <w:right w:w="90" w:type="dxa"/>
            </w:tcMar>
            <w:vAlign w:val="center"/>
          </w:tcPr>
          <w:p w14:paraId="1264F4C1" w14:textId="77777777" w:rsidR="004C693F" w:rsidRDefault="008737C7">
            <w:pPr>
              <w:jc w:val="center"/>
            </w:pPr>
            <w:r>
              <w:rPr>
                <w:sz w:val="19"/>
                <w:szCs w:val="19"/>
              </w:rPr>
              <w:t>$__________</w:t>
            </w:r>
          </w:p>
        </w:tc>
      </w:tr>
      <w:tr w:rsidR="004C693F" w14:paraId="4AC7EBAE" w14:textId="77777777">
        <w:tc>
          <w:tcPr>
            <w:tcW w:w="820" w:type="dxa"/>
            <w:tcMar>
              <w:top w:w="50" w:type="dxa"/>
              <w:left w:w="90" w:type="dxa"/>
              <w:bottom w:w="50" w:type="dxa"/>
              <w:right w:w="90" w:type="dxa"/>
            </w:tcMar>
            <w:vAlign w:val="center"/>
          </w:tcPr>
          <w:p w14:paraId="2ACE1A57" w14:textId="77777777" w:rsidR="004C693F" w:rsidRDefault="008737C7">
            <w:r>
              <w:rPr>
                <w:sz w:val="19"/>
                <w:szCs w:val="19"/>
              </w:rPr>
              <w:t>7.9</w:t>
            </w:r>
          </w:p>
        </w:tc>
        <w:tc>
          <w:tcPr>
            <w:tcW w:w="3900" w:type="dxa"/>
            <w:tcMar>
              <w:top w:w="50" w:type="dxa"/>
              <w:left w:w="90" w:type="dxa"/>
              <w:bottom w:w="50" w:type="dxa"/>
              <w:right w:w="90" w:type="dxa"/>
            </w:tcMar>
            <w:vAlign w:val="center"/>
          </w:tcPr>
          <w:p w14:paraId="3FD553A6" w14:textId="77777777" w:rsidR="004C693F" w:rsidRDefault="008737C7">
            <w:r>
              <w:rPr>
                <w:sz w:val="19"/>
                <w:szCs w:val="19"/>
              </w:rPr>
              <w:t>Thermoplastic pavement marking symbol — thru, right-turn, or left-turn arrow</w:t>
            </w:r>
          </w:p>
        </w:tc>
        <w:tc>
          <w:tcPr>
            <w:tcW w:w="1080" w:type="dxa"/>
            <w:tcMar>
              <w:top w:w="50" w:type="dxa"/>
              <w:left w:w="90" w:type="dxa"/>
              <w:bottom w:w="50" w:type="dxa"/>
              <w:right w:w="90" w:type="dxa"/>
            </w:tcMar>
            <w:vAlign w:val="center"/>
          </w:tcPr>
          <w:p w14:paraId="75F6CB30" w14:textId="77777777" w:rsidR="004C693F" w:rsidRDefault="008737C7">
            <w:pPr>
              <w:jc w:val="center"/>
            </w:pPr>
            <w:r>
              <w:rPr>
                <w:sz w:val="19"/>
                <w:szCs w:val="19"/>
              </w:rPr>
              <w:t>________</w:t>
            </w:r>
          </w:p>
        </w:tc>
        <w:tc>
          <w:tcPr>
            <w:tcW w:w="900" w:type="dxa"/>
            <w:tcMar>
              <w:top w:w="50" w:type="dxa"/>
              <w:left w:w="90" w:type="dxa"/>
              <w:bottom w:w="50" w:type="dxa"/>
              <w:right w:w="90" w:type="dxa"/>
            </w:tcMar>
            <w:vAlign w:val="center"/>
          </w:tcPr>
          <w:p w14:paraId="17DDE002" w14:textId="77777777" w:rsidR="004C693F" w:rsidRDefault="008737C7">
            <w:pPr>
              <w:jc w:val="center"/>
            </w:pPr>
            <w:r>
              <w:rPr>
                <w:sz w:val="19"/>
                <w:szCs w:val="19"/>
              </w:rPr>
              <w:t>Each</w:t>
            </w:r>
          </w:p>
        </w:tc>
        <w:tc>
          <w:tcPr>
            <w:tcW w:w="1330" w:type="dxa"/>
            <w:tcMar>
              <w:top w:w="50" w:type="dxa"/>
              <w:left w:w="90" w:type="dxa"/>
              <w:bottom w:w="50" w:type="dxa"/>
              <w:right w:w="90" w:type="dxa"/>
            </w:tcMar>
            <w:vAlign w:val="center"/>
          </w:tcPr>
          <w:p w14:paraId="35E77209" w14:textId="77777777" w:rsidR="004C693F" w:rsidRDefault="008737C7">
            <w:pPr>
              <w:jc w:val="center"/>
            </w:pPr>
            <w:r>
              <w:rPr>
                <w:sz w:val="19"/>
                <w:szCs w:val="19"/>
              </w:rPr>
              <w:t>$__________</w:t>
            </w:r>
          </w:p>
        </w:tc>
        <w:tc>
          <w:tcPr>
            <w:tcW w:w="1330" w:type="dxa"/>
            <w:tcMar>
              <w:top w:w="50" w:type="dxa"/>
              <w:left w:w="90" w:type="dxa"/>
              <w:bottom w:w="50" w:type="dxa"/>
              <w:right w:w="90" w:type="dxa"/>
            </w:tcMar>
            <w:vAlign w:val="center"/>
          </w:tcPr>
          <w:p w14:paraId="0B0E9DC9" w14:textId="77777777" w:rsidR="004C693F" w:rsidRDefault="008737C7">
            <w:pPr>
              <w:jc w:val="center"/>
            </w:pPr>
            <w:r>
              <w:rPr>
                <w:sz w:val="19"/>
                <w:szCs w:val="19"/>
              </w:rPr>
              <w:t>$__________</w:t>
            </w:r>
          </w:p>
        </w:tc>
      </w:tr>
      <w:tr w:rsidR="004C693F" w14:paraId="1B6C1E96" w14:textId="77777777">
        <w:tc>
          <w:tcPr>
            <w:tcW w:w="820" w:type="dxa"/>
            <w:tcMar>
              <w:top w:w="50" w:type="dxa"/>
              <w:left w:w="90" w:type="dxa"/>
              <w:bottom w:w="50" w:type="dxa"/>
              <w:right w:w="90" w:type="dxa"/>
            </w:tcMar>
            <w:vAlign w:val="center"/>
          </w:tcPr>
          <w:p w14:paraId="72A94CDF" w14:textId="77777777" w:rsidR="004C693F" w:rsidRDefault="008737C7">
            <w:r>
              <w:rPr>
                <w:sz w:val="19"/>
                <w:szCs w:val="19"/>
              </w:rPr>
              <w:t>7.10</w:t>
            </w:r>
          </w:p>
        </w:tc>
        <w:tc>
          <w:tcPr>
            <w:tcW w:w="3900" w:type="dxa"/>
            <w:tcMar>
              <w:top w:w="50" w:type="dxa"/>
              <w:left w:w="90" w:type="dxa"/>
              <w:bottom w:w="50" w:type="dxa"/>
              <w:right w:w="90" w:type="dxa"/>
            </w:tcMar>
            <w:vAlign w:val="center"/>
          </w:tcPr>
          <w:p w14:paraId="63F6FEF8" w14:textId="77777777" w:rsidR="004C693F" w:rsidRDefault="008737C7">
            <w:r>
              <w:rPr>
                <w:sz w:val="19"/>
                <w:szCs w:val="19"/>
              </w:rPr>
              <w:t>Thermoplastic pavement marking symbol — combination arrow</w:t>
            </w:r>
          </w:p>
        </w:tc>
        <w:tc>
          <w:tcPr>
            <w:tcW w:w="1080" w:type="dxa"/>
            <w:tcMar>
              <w:top w:w="50" w:type="dxa"/>
              <w:left w:w="90" w:type="dxa"/>
              <w:bottom w:w="50" w:type="dxa"/>
              <w:right w:w="90" w:type="dxa"/>
            </w:tcMar>
            <w:vAlign w:val="center"/>
          </w:tcPr>
          <w:p w14:paraId="15A068F5" w14:textId="77777777" w:rsidR="004C693F" w:rsidRDefault="008737C7">
            <w:pPr>
              <w:jc w:val="center"/>
            </w:pPr>
            <w:r>
              <w:rPr>
                <w:sz w:val="19"/>
                <w:szCs w:val="19"/>
              </w:rPr>
              <w:t>________</w:t>
            </w:r>
          </w:p>
        </w:tc>
        <w:tc>
          <w:tcPr>
            <w:tcW w:w="900" w:type="dxa"/>
            <w:tcMar>
              <w:top w:w="50" w:type="dxa"/>
              <w:left w:w="90" w:type="dxa"/>
              <w:bottom w:w="50" w:type="dxa"/>
              <w:right w:w="90" w:type="dxa"/>
            </w:tcMar>
            <w:vAlign w:val="center"/>
          </w:tcPr>
          <w:p w14:paraId="45E731F5" w14:textId="77777777" w:rsidR="004C693F" w:rsidRDefault="008737C7">
            <w:pPr>
              <w:jc w:val="center"/>
            </w:pPr>
            <w:r>
              <w:rPr>
                <w:sz w:val="19"/>
                <w:szCs w:val="19"/>
              </w:rPr>
              <w:t>Each</w:t>
            </w:r>
          </w:p>
        </w:tc>
        <w:tc>
          <w:tcPr>
            <w:tcW w:w="1330" w:type="dxa"/>
            <w:tcMar>
              <w:top w:w="50" w:type="dxa"/>
              <w:left w:w="90" w:type="dxa"/>
              <w:bottom w:w="50" w:type="dxa"/>
              <w:right w:w="90" w:type="dxa"/>
            </w:tcMar>
            <w:vAlign w:val="center"/>
          </w:tcPr>
          <w:p w14:paraId="51744B43" w14:textId="77777777" w:rsidR="004C693F" w:rsidRDefault="008737C7">
            <w:pPr>
              <w:jc w:val="center"/>
            </w:pPr>
            <w:r>
              <w:rPr>
                <w:sz w:val="19"/>
                <w:szCs w:val="19"/>
              </w:rPr>
              <w:t>$__________</w:t>
            </w:r>
          </w:p>
        </w:tc>
        <w:tc>
          <w:tcPr>
            <w:tcW w:w="1330" w:type="dxa"/>
            <w:tcMar>
              <w:top w:w="50" w:type="dxa"/>
              <w:left w:w="90" w:type="dxa"/>
              <w:bottom w:w="50" w:type="dxa"/>
              <w:right w:w="90" w:type="dxa"/>
            </w:tcMar>
            <w:vAlign w:val="center"/>
          </w:tcPr>
          <w:p w14:paraId="75781936" w14:textId="77777777" w:rsidR="004C693F" w:rsidRDefault="008737C7">
            <w:pPr>
              <w:jc w:val="center"/>
            </w:pPr>
            <w:r>
              <w:rPr>
                <w:sz w:val="19"/>
                <w:szCs w:val="19"/>
              </w:rPr>
              <w:t>$__________</w:t>
            </w:r>
          </w:p>
        </w:tc>
      </w:tr>
      <w:tr w:rsidR="004C693F" w14:paraId="4F636199" w14:textId="77777777">
        <w:tc>
          <w:tcPr>
            <w:tcW w:w="820" w:type="dxa"/>
            <w:tcMar>
              <w:top w:w="50" w:type="dxa"/>
              <w:left w:w="90" w:type="dxa"/>
              <w:bottom w:w="50" w:type="dxa"/>
              <w:right w:w="90" w:type="dxa"/>
            </w:tcMar>
            <w:vAlign w:val="center"/>
          </w:tcPr>
          <w:p w14:paraId="1DDE1E9C" w14:textId="77777777" w:rsidR="004C693F" w:rsidRDefault="008737C7">
            <w:r>
              <w:rPr>
                <w:sz w:val="19"/>
                <w:szCs w:val="19"/>
              </w:rPr>
              <w:t>7.11</w:t>
            </w:r>
          </w:p>
        </w:tc>
        <w:tc>
          <w:tcPr>
            <w:tcW w:w="3900" w:type="dxa"/>
            <w:tcMar>
              <w:top w:w="50" w:type="dxa"/>
              <w:left w:w="90" w:type="dxa"/>
              <w:bottom w:w="50" w:type="dxa"/>
              <w:right w:w="90" w:type="dxa"/>
            </w:tcMar>
            <w:vAlign w:val="center"/>
          </w:tcPr>
          <w:p w14:paraId="6D491066" w14:textId="77777777" w:rsidR="004C693F" w:rsidRDefault="008737C7">
            <w:r>
              <w:rPr>
                <w:sz w:val="19"/>
                <w:szCs w:val="19"/>
              </w:rPr>
              <w:t>Thermoplastic pavement marking symbol — characters 8′-4″, NCDOT standard</w:t>
            </w:r>
          </w:p>
        </w:tc>
        <w:tc>
          <w:tcPr>
            <w:tcW w:w="1080" w:type="dxa"/>
            <w:tcMar>
              <w:top w:w="50" w:type="dxa"/>
              <w:left w:w="90" w:type="dxa"/>
              <w:bottom w:w="50" w:type="dxa"/>
              <w:right w:w="90" w:type="dxa"/>
            </w:tcMar>
            <w:vAlign w:val="center"/>
          </w:tcPr>
          <w:p w14:paraId="27070F12" w14:textId="77777777" w:rsidR="004C693F" w:rsidRDefault="008737C7">
            <w:pPr>
              <w:jc w:val="center"/>
            </w:pPr>
            <w:r>
              <w:rPr>
                <w:sz w:val="19"/>
                <w:szCs w:val="19"/>
              </w:rPr>
              <w:t>________</w:t>
            </w:r>
          </w:p>
        </w:tc>
        <w:tc>
          <w:tcPr>
            <w:tcW w:w="900" w:type="dxa"/>
            <w:tcMar>
              <w:top w:w="50" w:type="dxa"/>
              <w:left w:w="90" w:type="dxa"/>
              <w:bottom w:w="50" w:type="dxa"/>
              <w:right w:w="90" w:type="dxa"/>
            </w:tcMar>
            <w:vAlign w:val="center"/>
          </w:tcPr>
          <w:p w14:paraId="54D9DC50" w14:textId="77777777" w:rsidR="004C693F" w:rsidRDefault="008737C7">
            <w:pPr>
              <w:jc w:val="center"/>
            </w:pPr>
            <w:r>
              <w:rPr>
                <w:sz w:val="19"/>
                <w:szCs w:val="19"/>
              </w:rPr>
              <w:t>Each</w:t>
            </w:r>
          </w:p>
        </w:tc>
        <w:tc>
          <w:tcPr>
            <w:tcW w:w="1330" w:type="dxa"/>
            <w:tcMar>
              <w:top w:w="50" w:type="dxa"/>
              <w:left w:w="90" w:type="dxa"/>
              <w:bottom w:w="50" w:type="dxa"/>
              <w:right w:w="90" w:type="dxa"/>
            </w:tcMar>
            <w:vAlign w:val="center"/>
          </w:tcPr>
          <w:p w14:paraId="44E5BA6F" w14:textId="77777777" w:rsidR="004C693F" w:rsidRDefault="008737C7">
            <w:pPr>
              <w:jc w:val="center"/>
            </w:pPr>
            <w:r>
              <w:rPr>
                <w:sz w:val="19"/>
                <w:szCs w:val="19"/>
              </w:rPr>
              <w:t>$__________</w:t>
            </w:r>
          </w:p>
        </w:tc>
        <w:tc>
          <w:tcPr>
            <w:tcW w:w="1330" w:type="dxa"/>
            <w:tcMar>
              <w:top w:w="50" w:type="dxa"/>
              <w:left w:w="90" w:type="dxa"/>
              <w:bottom w:w="50" w:type="dxa"/>
              <w:right w:w="90" w:type="dxa"/>
            </w:tcMar>
            <w:vAlign w:val="center"/>
          </w:tcPr>
          <w:p w14:paraId="3C2E1834" w14:textId="77777777" w:rsidR="004C693F" w:rsidRDefault="008737C7">
            <w:pPr>
              <w:jc w:val="center"/>
            </w:pPr>
            <w:r>
              <w:rPr>
                <w:sz w:val="19"/>
                <w:szCs w:val="19"/>
              </w:rPr>
              <w:t>$__________</w:t>
            </w:r>
          </w:p>
        </w:tc>
      </w:tr>
      <w:tr w:rsidR="004C693F" w14:paraId="662F65BF" w14:textId="77777777">
        <w:tc>
          <w:tcPr>
            <w:tcW w:w="820" w:type="dxa"/>
            <w:tcMar>
              <w:top w:w="50" w:type="dxa"/>
              <w:left w:w="90" w:type="dxa"/>
              <w:bottom w:w="50" w:type="dxa"/>
              <w:right w:w="90" w:type="dxa"/>
            </w:tcMar>
            <w:vAlign w:val="center"/>
          </w:tcPr>
          <w:p w14:paraId="32A41B33" w14:textId="77777777" w:rsidR="004C693F" w:rsidRDefault="008737C7">
            <w:r>
              <w:rPr>
                <w:sz w:val="19"/>
                <w:szCs w:val="19"/>
              </w:rPr>
              <w:t>7.12</w:t>
            </w:r>
          </w:p>
        </w:tc>
        <w:tc>
          <w:tcPr>
            <w:tcW w:w="3900" w:type="dxa"/>
            <w:tcMar>
              <w:top w:w="50" w:type="dxa"/>
              <w:left w:w="90" w:type="dxa"/>
              <w:bottom w:w="50" w:type="dxa"/>
              <w:right w:w="90" w:type="dxa"/>
            </w:tcMar>
            <w:vAlign w:val="center"/>
          </w:tcPr>
          <w:p w14:paraId="5CB44D97" w14:textId="77777777" w:rsidR="004C693F" w:rsidRDefault="008737C7">
            <w:r>
              <w:rPr>
                <w:sz w:val="19"/>
                <w:szCs w:val="19"/>
              </w:rPr>
              <w:t>Thermoplastic pavement marking symbol — SCHOOL 10′ with 24″ band, NCDOT standard</w:t>
            </w:r>
          </w:p>
        </w:tc>
        <w:tc>
          <w:tcPr>
            <w:tcW w:w="1080" w:type="dxa"/>
            <w:tcMar>
              <w:top w:w="50" w:type="dxa"/>
              <w:left w:w="90" w:type="dxa"/>
              <w:bottom w:w="50" w:type="dxa"/>
              <w:right w:w="90" w:type="dxa"/>
            </w:tcMar>
            <w:vAlign w:val="center"/>
          </w:tcPr>
          <w:p w14:paraId="0C118070" w14:textId="77777777" w:rsidR="004C693F" w:rsidRDefault="008737C7">
            <w:pPr>
              <w:jc w:val="center"/>
            </w:pPr>
            <w:r>
              <w:rPr>
                <w:sz w:val="19"/>
                <w:szCs w:val="19"/>
              </w:rPr>
              <w:t>________</w:t>
            </w:r>
          </w:p>
        </w:tc>
        <w:tc>
          <w:tcPr>
            <w:tcW w:w="900" w:type="dxa"/>
            <w:tcMar>
              <w:top w:w="50" w:type="dxa"/>
              <w:left w:w="90" w:type="dxa"/>
              <w:bottom w:w="50" w:type="dxa"/>
              <w:right w:w="90" w:type="dxa"/>
            </w:tcMar>
            <w:vAlign w:val="center"/>
          </w:tcPr>
          <w:p w14:paraId="1678EF5A" w14:textId="77777777" w:rsidR="004C693F" w:rsidRDefault="008737C7">
            <w:pPr>
              <w:jc w:val="center"/>
            </w:pPr>
            <w:r>
              <w:rPr>
                <w:sz w:val="19"/>
                <w:szCs w:val="19"/>
              </w:rPr>
              <w:t>Each</w:t>
            </w:r>
          </w:p>
        </w:tc>
        <w:tc>
          <w:tcPr>
            <w:tcW w:w="1330" w:type="dxa"/>
            <w:tcMar>
              <w:top w:w="50" w:type="dxa"/>
              <w:left w:w="90" w:type="dxa"/>
              <w:bottom w:w="50" w:type="dxa"/>
              <w:right w:w="90" w:type="dxa"/>
            </w:tcMar>
            <w:vAlign w:val="center"/>
          </w:tcPr>
          <w:p w14:paraId="38831F0C" w14:textId="77777777" w:rsidR="004C693F" w:rsidRDefault="008737C7">
            <w:pPr>
              <w:jc w:val="center"/>
            </w:pPr>
            <w:r>
              <w:rPr>
                <w:sz w:val="19"/>
                <w:szCs w:val="19"/>
              </w:rPr>
              <w:t>$__________</w:t>
            </w:r>
          </w:p>
        </w:tc>
        <w:tc>
          <w:tcPr>
            <w:tcW w:w="1330" w:type="dxa"/>
            <w:tcMar>
              <w:top w:w="50" w:type="dxa"/>
              <w:left w:w="90" w:type="dxa"/>
              <w:bottom w:w="50" w:type="dxa"/>
              <w:right w:w="90" w:type="dxa"/>
            </w:tcMar>
            <w:vAlign w:val="center"/>
          </w:tcPr>
          <w:p w14:paraId="194AD08D" w14:textId="77777777" w:rsidR="004C693F" w:rsidRDefault="008737C7">
            <w:pPr>
              <w:jc w:val="center"/>
            </w:pPr>
            <w:r>
              <w:rPr>
                <w:sz w:val="19"/>
                <w:szCs w:val="19"/>
              </w:rPr>
              <w:t>$__________</w:t>
            </w:r>
          </w:p>
        </w:tc>
      </w:tr>
      <w:tr w:rsidR="004C693F" w14:paraId="69888BE7" w14:textId="77777777">
        <w:tc>
          <w:tcPr>
            <w:tcW w:w="820" w:type="dxa"/>
            <w:tcMar>
              <w:top w:w="50" w:type="dxa"/>
              <w:left w:w="90" w:type="dxa"/>
              <w:bottom w:w="50" w:type="dxa"/>
              <w:right w:w="90" w:type="dxa"/>
            </w:tcMar>
            <w:vAlign w:val="center"/>
          </w:tcPr>
          <w:p w14:paraId="435F36E4" w14:textId="77777777" w:rsidR="004C693F" w:rsidRDefault="008737C7">
            <w:r>
              <w:rPr>
                <w:sz w:val="19"/>
                <w:szCs w:val="19"/>
              </w:rPr>
              <w:t>7.13</w:t>
            </w:r>
          </w:p>
        </w:tc>
        <w:tc>
          <w:tcPr>
            <w:tcW w:w="3900" w:type="dxa"/>
            <w:tcMar>
              <w:top w:w="50" w:type="dxa"/>
              <w:left w:w="90" w:type="dxa"/>
              <w:bottom w:w="50" w:type="dxa"/>
              <w:right w:w="90" w:type="dxa"/>
            </w:tcMar>
            <w:vAlign w:val="center"/>
          </w:tcPr>
          <w:p w14:paraId="36C98EE3" w14:textId="77777777" w:rsidR="004C693F" w:rsidRDefault="008737C7">
            <w:r>
              <w:rPr>
                <w:sz w:val="19"/>
                <w:szCs w:val="19"/>
              </w:rPr>
              <w:t>Thermoplastic pavement marking symbol — railroad RXR, NCDOT standard</w:t>
            </w:r>
          </w:p>
        </w:tc>
        <w:tc>
          <w:tcPr>
            <w:tcW w:w="1080" w:type="dxa"/>
            <w:tcMar>
              <w:top w:w="50" w:type="dxa"/>
              <w:left w:w="90" w:type="dxa"/>
              <w:bottom w:w="50" w:type="dxa"/>
              <w:right w:w="90" w:type="dxa"/>
            </w:tcMar>
            <w:vAlign w:val="center"/>
          </w:tcPr>
          <w:p w14:paraId="6D7B6DEF" w14:textId="77777777" w:rsidR="004C693F" w:rsidRDefault="008737C7">
            <w:pPr>
              <w:jc w:val="center"/>
            </w:pPr>
            <w:r>
              <w:rPr>
                <w:sz w:val="19"/>
                <w:szCs w:val="19"/>
              </w:rPr>
              <w:t>________</w:t>
            </w:r>
          </w:p>
        </w:tc>
        <w:tc>
          <w:tcPr>
            <w:tcW w:w="900" w:type="dxa"/>
            <w:tcMar>
              <w:top w:w="50" w:type="dxa"/>
              <w:left w:w="90" w:type="dxa"/>
              <w:bottom w:w="50" w:type="dxa"/>
              <w:right w:w="90" w:type="dxa"/>
            </w:tcMar>
            <w:vAlign w:val="center"/>
          </w:tcPr>
          <w:p w14:paraId="33355100" w14:textId="77777777" w:rsidR="004C693F" w:rsidRDefault="008737C7">
            <w:pPr>
              <w:jc w:val="center"/>
            </w:pPr>
            <w:r>
              <w:rPr>
                <w:sz w:val="19"/>
                <w:szCs w:val="19"/>
              </w:rPr>
              <w:t>Each</w:t>
            </w:r>
          </w:p>
        </w:tc>
        <w:tc>
          <w:tcPr>
            <w:tcW w:w="1330" w:type="dxa"/>
            <w:tcMar>
              <w:top w:w="50" w:type="dxa"/>
              <w:left w:w="90" w:type="dxa"/>
              <w:bottom w:w="50" w:type="dxa"/>
              <w:right w:w="90" w:type="dxa"/>
            </w:tcMar>
            <w:vAlign w:val="center"/>
          </w:tcPr>
          <w:p w14:paraId="1F714B7D" w14:textId="77777777" w:rsidR="004C693F" w:rsidRDefault="008737C7">
            <w:pPr>
              <w:jc w:val="center"/>
            </w:pPr>
            <w:r>
              <w:rPr>
                <w:sz w:val="19"/>
                <w:szCs w:val="19"/>
              </w:rPr>
              <w:t>$__________</w:t>
            </w:r>
          </w:p>
        </w:tc>
        <w:tc>
          <w:tcPr>
            <w:tcW w:w="1330" w:type="dxa"/>
            <w:tcMar>
              <w:top w:w="50" w:type="dxa"/>
              <w:left w:w="90" w:type="dxa"/>
              <w:bottom w:w="50" w:type="dxa"/>
              <w:right w:w="90" w:type="dxa"/>
            </w:tcMar>
            <w:vAlign w:val="center"/>
          </w:tcPr>
          <w:p w14:paraId="5869AFC2" w14:textId="77777777" w:rsidR="004C693F" w:rsidRDefault="008737C7">
            <w:pPr>
              <w:jc w:val="center"/>
            </w:pPr>
            <w:r>
              <w:rPr>
                <w:sz w:val="19"/>
                <w:szCs w:val="19"/>
              </w:rPr>
              <w:t>$__________</w:t>
            </w:r>
          </w:p>
        </w:tc>
      </w:tr>
      <w:tr w:rsidR="004C693F" w14:paraId="737C832B" w14:textId="77777777">
        <w:tc>
          <w:tcPr>
            <w:tcW w:w="820" w:type="dxa"/>
            <w:tcMar>
              <w:top w:w="50" w:type="dxa"/>
              <w:left w:w="90" w:type="dxa"/>
              <w:bottom w:w="50" w:type="dxa"/>
              <w:right w:w="90" w:type="dxa"/>
            </w:tcMar>
            <w:vAlign w:val="center"/>
          </w:tcPr>
          <w:p w14:paraId="366C025F" w14:textId="77777777" w:rsidR="004C693F" w:rsidRDefault="008737C7">
            <w:r>
              <w:rPr>
                <w:sz w:val="19"/>
                <w:szCs w:val="19"/>
              </w:rPr>
              <w:t>7.14</w:t>
            </w:r>
          </w:p>
        </w:tc>
        <w:tc>
          <w:tcPr>
            <w:tcW w:w="3900" w:type="dxa"/>
            <w:tcMar>
              <w:top w:w="50" w:type="dxa"/>
              <w:left w:w="90" w:type="dxa"/>
              <w:bottom w:w="50" w:type="dxa"/>
              <w:right w:w="90" w:type="dxa"/>
            </w:tcMar>
            <w:vAlign w:val="center"/>
          </w:tcPr>
          <w:p w14:paraId="68A3CE1A" w14:textId="77777777" w:rsidR="004C693F" w:rsidRDefault="008737C7">
            <w:r>
              <w:rPr>
                <w:sz w:val="19"/>
                <w:szCs w:val="19"/>
              </w:rPr>
              <w:t>Thermoplastic pavement marking symbol — bicycle shared lane, NCDOT standard</w:t>
            </w:r>
          </w:p>
        </w:tc>
        <w:tc>
          <w:tcPr>
            <w:tcW w:w="1080" w:type="dxa"/>
            <w:tcMar>
              <w:top w:w="50" w:type="dxa"/>
              <w:left w:w="90" w:type="dxa"/>
              <w:bottom w:w="50" w:type="dxa"/>
              <w:right w:w="90" w:type="dxa"/>
            </w:tcMar>
            <w:vAlign w:val="center"/>
          </w:tcPr>
          <w:p w14:paraId="6F26A23F" w14:textId="77777777" w:rsidR="004C693F" w:rsidRDefault="008737C7">
            <w:pPr>
              <w:jc w:val="center"/>
            </w:pPr>
            <w:r>
              <w:rPr>
                <w:sz w:val="19"/>
                <w:szCs w:val="19"/>
              </w:rPr>
              <w:t>________</w:t>
            </w:r>
          </w:p>
        </w:tc>
        <w:tc>
          <w:tcPr>
            <w:tcW w:w="900" w:type="dxa"/>
            <w:tcMar>
              <w:top w:w="50" w:type="dxa"/>
              <w:left w:w="90" w:type="dxa"/>
              <w:bottom w:w="50" w:type="dxa"/>
              <w:right w:w="90" w:type="dxa"/>
            </w:tcMar>
            <w:vAlign w:val="center"/>
          </w:tcPr>
          <w:p w14:paraId="382B2CD2" w14:textId="77777777" w:rsidR="004C693F" w:rsidRDefault="008737C7">
            <w:pPr>
              <w:jc w:val="center"/>
            </w:pPr>
            <w:r>
              <w:rPr>
                <w:sz w:val="19"/>
                <w:szCs w:val="19"/>
              </w:rPr>
              <w:t>Each</w:t>
            </w:r>
          </w:p>
        </w:tc>
        <w:tc>
          <w:tcPr>
            <w:tcW w:w="1330" w:type="dxa"/>
            <w:tcMar>
              <w:top w:w="50" w:type="dxa"/>
              <w:left w:w="90" w:type="dxa"/>
              <w:bottom w:w="50" w:type="dxa"/>
              <w:right w:w="90" w:type="dxa"/>
            </w:tcMar>
            <w:vAlign w:val="center"/>
          </w:tcPr>
          <w:p w14:paraId="6B633759" w14:textId="77777777" w:rsidR="004C693F" w:rsidRDefault="008737C7">
            <w:pPr>
              <w:jc w:val="center"/>
            </w:pPr>
            <w:r>
              <w:rPr>
                <w:sz w:val="19"/>
                <w:szCs w:val="19"/>
              </w:rPr>
              <w:t>$__________</w:t>
            </w:r>
          </w:p>
        </w:tc>
        <w:tc>
          <w:tcPr>
            <w:tcW w:w="1330" w:type="dxa"/>
            <w:tcMar>
              <w:top w:w="50" w:type="dxa"/>
              <w:left w:w="90" w:type="dxa"/>
              <w:bottom w:w="50" w:type="dxa"/>
              <w:right w:w="90" w:type="dxa"/>
            </w:tcMar>
            <w:vAlign w:val="center"/>
          </w:tcPr>
          <w:p w14:paraId="584F40F9" w14:textId="77777777" w:rsidR="004C693F" w:rsidRDefault="008737C7">
            <w:pPr>
              <w:jc w:val="center"/>
            </w:pPr>
            <w:r>
              <w:rPr>
                <w:sz w:val="19"/>
                <w:szCs w:val="19"/>
              </w:rPr>
              <w:t>$__________</w:t>
            </w:r>
          </w:p>
        </w:tc>
      </w:tr>
      <w:tr w:rsidR="004C693F" w14:paraId="731321EC" w14:textId="77777777">
        <w:tc>
          <w:tcPr>
            <w:tcW w:w="820" w:type="dxa"/>
            <w:tcMar>
              <w:top w:w="50" w:type="dxa"/>
              <w:left w:w="90" w:type="dxa"/>
              <w:bottom w:w="50" w:type="dxa"/>
              <w:right w:w="90" w:type="dxa"/>
            </w:tcMar>
            <w:vAlign w:val="center"/>
          </w:tcPr>
          <w:p w14:paraId="0AC10C59" w14:textId="77777777" w:rsidR="004C693F" w:rsidRDefault="008737C7">
            <w:r>
              <w:rPr>
                <w:sz w:val="19"/>
                <w:szCs w:val="19"/>
              </w:rPr>
              <w:lastRenderedPageBreak/>
              <w:t>7.15</w:t>
            </w:r>
          </w:p>
        </w:tc>
        <w:tc>
          <w:tcPr>
            <w:tcW w:w="3900" w:type="dxa"/>
            <w:tcMar>
              <w:top w:w="50" w:type="dxa"/>
              <w:left w:w="90" w:type="dxa"/>
              <w:bottom w:w="50" w:type="dxa"/>
              <w:right w:w="90" w:type="dxa"/>
            </w:tcMar>
            <w:vAlign w:val="center"/>
          </w:tcPr>
          <w:p w14:paraId="2B037266" w14:textId="77777777" w:rsidR="004C693F" w:rsidRDefault="008737C7">
            <w:r>
              <w:rPr>
                <w:sz w:val="19"/>
                <w:szCs w:val="19"/>
              </w:rPr>
              <w:t>Thermoplastic pavement marking symbol — accessible parking symbol, NCDOT standard</w:t>
            </w:r>
          </w:p>
        </w:tc>
        <w:tc>
          <w:tcPr>
            <w:tcW w:w="1080" w:type="dxa"/>
            <w:tcMar>
              <w:top w:w="50" w:type="dxa"/>
              <w:left w:w="90" w:type="dxa"/>
              <w:bottom w:w="50" w:type="dxa"/>
              <w:right w:w="90" w:type="dxa"/>
            </w:tcMar>
            <w:vAlign w:val="center"/>
          </w:tcPr>
          <w:p w14:paraId="3E487225" w14:textId="77777777" w:rsidR="004C693F" w:rsidRDefault="008737C7">
            <w:pPr>
              <w:jc w:val="center"/>
            </w:pPr>
            <w:r>
              <w:rPr>
                <w:sz w:val="19"/>
                <w:szCs w:val="19"/>
              </w:rPr>
              <w:t>________</w:t>
            </w:r>
          </w:p>
        </w:tc>
        <w:tc>
          <w:tcPr>
            <w:tcW w:w="900" w:type="dxa"/>
            <w:tcMar>
              <w:top w:w="50" w:type="dxa"/>
              <w:left w:w="90" w:type="dxa"/>
              <w:bottom w:w="50" w:type="dxa"/>
              <w:right w:w="90" w:type="dxa"/>
            </w:tcMar>
            <w:vAlign w:val="center"/>
          </w:tcPr>
          <w:p w14:paraId="7C4FCD07" w14:textId="77777777" w:rsidR="004C693F" w:rsidRDefault="008737C7">
            <w:pPr>
              <w:jc w:val="center"/>
            </w:pPr>
            <w:r>
              <w:rPr>
                <w:sz w:val="19"/>
                <w:szCs w:val="19"/>
              </w:rPr>
              <w:t>Each</w:t>
            </w:r>
          </w:p>
        </w:tc>
        <w:tc>
          <w:tcPr>
            <w:tcW w:w="1330" w:type="dxa"/>
            <w:tcMar>
              <w:top w:w="50" w:type="dxa"/>
              <w:left w:w="90" w:type="dxa"/>
              <w:bottom w:w="50" w:type="dxa"/>
              <w:right w:w="90" w:type="dxa"/>
            </w:tcMar>
            <w:vAlign w:val="center"/>
          </w:tcPr>
          <w:p w14:paraId="1C7992B6" w14:textId="77777777" w:rsidR="004C693F" w:rsidRDefault="008737C7">
            <w:pPr>
              <w:jc w:val="center"/>
            </w:pPr>
            <w:r>
              <w:rPr>
                <w:sz w:val="19"/>
                <w:szCs w:val="19"/>
              </w:rPr>
              <w:t>$__________</w:t>
            </w:r>
          </w:p>
        </w:tc>
        <w:tc>
          <w:tcPr>
            <w:tcW w:w="1330" w:type="dxa"/>
            <w:tcMar>
              <w:top w:w="50" w:type="dxa"/>
              <w:left w:w="90" w:type="dxa"/>
              <w:bottom w:w="50" w:type="dxa"/>
              <w:right w:w="90" w:type="dxa"/>
            </w:tcMar>
            <w:vAlign w:val="center"/>
          </w:tcPr>
          <w:p w14:paraId="7EFE0BAF" w14:textId="77777777" w:rsidR="004C693F" w:rsidRDefault="008737C7">
            <w:pPr>
              <w:jc w:val="center"/>
            </w:pPr>
            <w:r>
              <w:rPr>
                <w:sz w:val="19"/>
                <w:szCs w:val="19"/>
              </w:rPr>
              <w:t>$__________</w:t>
            </w:r>
          </w:p>
        </w:tc>
      </w:tr>
      <w:tr w:rsidR="004C693F" w14:paraId="4C6C1367" w14:textId="77777777">
        <w:tc>
          <w:tcPr>
            <w:tcW w:w="820" w:type="dxa"/>
            <w:tcMar>
              <w:top w:w="50" w:type="dxa"/>
              <w:left w:w="90" w:type="dxa"/>
              <w:bottom w:w="50" w:type="dxa"/>
              <w:right w:w="90" w:type="dxa"/>
            </w:tcMar>
            <w:vAlign w:val="center"/>
          </w:tcPr>
          <w:p w14:paraId="4009438F" w14:textId="77777777" w:rsidR="004C693F" w:rsidRDefault="008737C7">
            <w:r>
              <w:rPr>
                <w:sz w:val="19"/>
                <w:szCs w:val="19"/>
              </w:rPr>
              <w:t>7.16</w:t>
            </w:r>
          </w:p>
        </w:tc>
        <w:tc>
          <w:tcPr>
            <w:tcW w:w="3900" w:type="dxa"/>
            <w:tcMar>
              <w:top w:w="50" w:type="dxa"/>
              <w:left w:w="90" w:type="dxa"/>
              <w:bottom w:w="50" w:type="dxa"/>
              <w:right w:w="90" w:type="dxa"/>
            </w:tcMar>
            <w:vAlign w:val="center"/>
          </w:tcPr>
          <w:p w14:paraId="3E71A349" w14:textId="77777777" w:rsidR="004C693F" w:rsidRDefault="008737C7">
            <w:r>
              <w:rPr>
                <w:sz w:val="19"/>
                <w:szCs w:val="19"/>
              </w:rPr>
              <w:t>Permanent raised pavement marker — yellow / yellow</w:t>
            </w:r>
          </w:p>
        </w:tc>
        <w:tc>
          <w:tcPr>
            <w:tcW w:w="1080" w:type="dxa"/>
            <w:tcMar>
              <w:top w:w="50" w:type="dxa"/>
              <w:left w:w="90" w:type="dxa"/>
              <w:bottom w:w="50" w:type="dxa"/>
              <w:right w:w="90" w:type="dxa"/>
            </w:tcMar>
            <w:vAlign w:val="center"/>
          </w:tcPr>
          <w:p w14:paraId="2891F54C" w14:textId="77777777" w:rsidR="004C693F" w:rsidRDefault="008737C7">
            <w:pPr>
              <w:jc w:val="center"/>
            </w:pPr>
            <w:r>
              <w:rPr>
                <w:sz w:val="19"/>
                <w:szCs w:val="19"/>
              </w:rPr>
              <w:t>________</w:t>
            </w:r>
          </w:p>
        </w:tc>
        <w:tc>
          <w:tcPr>
            <w:tcW w:w="900" w:type="dxa"/>
            <w:tcMar>
              <w:top w:w="50" w:type="dxa"/>
              <w:left w:w="90" w:type="dxa"/>
              <w:bottom w:w="50" w:type="dxa"/>
              <w:right w:w="90" w:type="dxa"/>
            </w:tcMar>
            <w:vAlign w:val="center"/>
          </w:tcPr>
          <w:p w14:paraId="027C2CEB" w14:textId="77777777" w:rsidR="004C693F" w:rsidRDefault="008737C7">
            <w:pPr>
              <w:jc w:val="center"/>
            </w:pPr>
            <w:r>
              <w:rPr>
                <w:sz w:val="19"/>
                <w:szCs w:val="19"/>
              </w:rPr>
              <w:t>Each</w:t>
            </w:r>
          </w:p>
        </w:tc>
        <w:tc>
          <w:tcPr>
            <w:tcW w:w="1330" w:type="dxa"/>
            <w:tcMar>
              <w:top w:w="50" w:type="dxa"/>
              <w:left w:w="90" w:type="dxa"/>
              <w:bottom w:w="50" w:type="dxa"/>
              <w:right w:w="90" w:type="dxa"/>
            </w:tcMar>
            <w:vAlign w:val="center"/>
          </w:tcPr>
          <w:p w14:paraId="70D3F1B5" w14:textId="77777777" w:rsidR="004C693F" w:rsidRDefault="008737C7">
            <w:pPr>
              <w:jc w:val="center"/>
            </w:pPr>
            <w:r>
              <w:rPr>
                <w:sz w:val="19"/>
                <w:szCs w:val="19"/>
              </w:rPr>
              <w:t>$__________</w:t>
            </w:r>
          </w:p>
        </w:tc>
        <w:tc>
          <w:tcPr>
            <w:tcW w:w="1330" w:type="dxa"/>
            <w:tcMar>
              <w:top w:w="50" w:type="dxa"/>
              <w:left w:w="90" w:type="dxa"/>
              <w:bottom w:w="50" w:type="dxa"/>
              <w:right w:w="90" w:type="dxa"/>
            </w:tcMar>
            <w:vAlign w:val="center"/>
          </w:tcPr>
          <w:p w14:paraId="0DECB1C2" w14:textId="77777777" w:rsidR="004C693F" w:rsidRDefault="008737C7">
            <w:pPr>
              <w:jc w:val="center"/>
            </w:pPr>
            <w:r>
              <w:rPr>
                <w:sz w:val="19"/>
                <w:szCs w:val="19"/>
              </w:rPr>
              <w:t>$__________</w:t>
            </w:r>
          </w:p>
        </w:tc>
      </w:tr>
      <w:tr w:rsidR="004C693F" w14:paraId="490514F6" w14:textId="77777777">
        <w:tc>
          <w:tcPr>
            <w:tcW w:w="820" w:type="dxa"/>
            <w:tcMar>
              <w:top w:w="50" w:type="dxa"/>
              <w:left w:w="90" w:type="dxa"/>
              <w:bottom w:w="50" w:type="dxa"/>
              <w:right w:w="90" w:type="dxa"/>
            </w:tcMar>
            <w:vAlign w:val="center"/>
          </w:tcPr>
          <w:p w14:paraId="69312B89" w14:textId="77777777" w:rsidR="004C693F" w:rsidRDefault="008737C7">
            <w:r>
              <w:rPr>
                <w:sz w:val="19"/>
                <w:szCs w:val="19"/>
              </w:rPr>
              <w:t>7.17</w:t>
            </w:r>
          </w:p>
        </w:tc>
        <w:tc>
          <w:tcPr>
            <w:tcW w:w="3900" w:type="dxa"/>
            <w:tcMar>
              <w:top w:w="50" w:type="dxa"/>
              <w:left w:w="90" w:type="dxa"/>
              <w:bottom w:w="50" w:type="dxa"/>
              <w:right w:w="90" w:type="dxa"/>
            </w:tcMar>
            <w:vAlign w:val="center"/>
          </w:tcPr>
          <w:p w14:paraId="1E600DCC" w14:textId="77777777" w:rsidR="004C693F" w:rsidRDefault="008737C7">
            <w:r>
              <w:rPr>
                <w:sz w:val="19"/>
                <w:szCs w:val="19"/>
              </w:rPr>
              <w:t>Permanent raised pavement marker — crystal / red</w:t>
            </w:r>
          </w:p>
        </w:tc>
        <w:tc>
          <w:tcPr>
            <w:tcW w:w="1080" w:type="dxa"/>
            <w:tcMar>
              <w:top w:w="50" w:type="dxa"/>
              <w:left w:w="90" w:type="dxa"/>
              <w:bottom w:w="50" w:type="dxa"/>
              <w:right w:w="90" w:type="dxa"/>
            </w:tcMar>
            <w:vAlign w:val="center"/>
          </w:tcPr>
          <w:p w14:paraId="65FE1B95" w14:textId="77777777" w:rsidR="004C693F" w:rsidRDefault="008737C7">
            <w:pPr>
              <w:jc w:val="center"/>
            </w:pPr>
            <w:r>
              <w:rPr>
                <w:sz w:val="19"/>
                <w:szCs w:val="19"/>
              </w:rPr>
              <w:t>________</w:t>
            </w:r>
          </w:p>
        </w:tc>
        <w:tc>
          <w:tcPr>
            <w:tcW w:w="900" w:type="dxa"/>
            <w:tcMar>
              <w:top w:w="50" w:type="dxa"/>
              <w:left w:w="90" w:type="dxa"/>
              <w:bottom w:w="50" w:type="dxa"/>
              <w:right w:w="90" w:type="dxa"/>
            </w:tcMar>
            <w:vAlign w:val="center"/>
          </w:tcPr>
          <w:p w14:paraId="6075001D" w14:textId="77777777" w:rsidR="004C693F" w:rsidRDefault="008737C7">
            <w:pPr>
              <w:jc w:val="center"/>
            </w:pPr>
            <w:r>
              <w:rPr>
                <w:sz w:val="19"/>
                <w:szCs w:val="19"/>
              </w:rPr>
              <w:t>Each</w:t>
            </w:r>
          </w:p>
        </w:tc>
        <w:tc>
          <w:tcPr>
            <w:tcW w:w="1330" w:type="dxa"/>
            <w:tcMar>
              <w:top w:w="50" w:type="dxa"/>
              <w:left w:w="90" w:type="dxa"/>
              <w:bottom w:w="50" w:type="dxa"/>
              <w:right w:w="90" w:type="dxa"/>
            </w:tcMar>
            <w:vAlign w:val="center"/>
          </w:tcPr>
          <w:p w14:paraId="03924257" w14:textId="77777777" w:rsidR="004C693F" w:rsidRDefault="008737C7">
            <w:pPr>
              <w:jc w:val="center"/>
            </w:pPr>
            <w:r>
              <w:rPr>
                <w:sz w:val="19"/>
                <w:szCs w:val="19"/>
              </w:rPr>
              <w:t>$__________</w:t>
            </w:r>
          </w:p>
        </w:tc>
        <w:tc>
          <w:tcPr>
            <w:tcW w:w="1330" w:type="dxa"/>
            <w:tcMar>
              <w:top w:w="50" w:type="dxa"/>
              <w:left w:w="90" w:type="dxa"/>
              <w:bottom w:w="50" w:type="dxa"/>
              <w:right w:w="90" w:type="dxa"/>
            </w:tcMar>
            <w:vAlign w:val="center"/>
          </w:tcPr>
          <w:p w14:paraId="1D07A301" w14:textId="77777777" w:rsidR="004C693F" w:rsidRDefault="008737C7">
            <w:pPr>
              <w:jc w:val="center"/>
            </w:pPr>
            <w:r>
              <w:rPr>
                <w:sz w:val="19"/>
                <w:szCs w:val="19"/>
              </w:rPr>
              <w:t>$__________</w:t>
            </w:r>
          </w:p>
        </w:tc>
      </w:tr>
      <w:tr w:rsidR="004C693F" w14:paraId="626B0ED0" w14:textId="77777777">
        <w:tc>
          <w:tcPr>
            <w:tcW w:w="820" w:type="dxa"/>
            <w:tcMar>
              <w:top w:w="50" w:type="dxa"/>
              <w:left w:w="90" w:type="dxa"/>
              <w:bottom w:w="50" w:type="dxa"/>
              <w:right w:w="90" w:type="dxa"/>
            </w:tcMar>
            <w:vAlign w:val="center"/>
          </w:tcPr>
          <w:p w14:paraId="6301F2AA" w14:textId="77777777" w:rsidR="004C693F" w:rsidRDefault="008737C7">
            <w:r>
              <w:rPr>
                <w:sz w:val="19"/>
                <w:szCs w:val="19"/>
              </w:rPr>
              <w:t>7.18</w:t>
            </w:r>
          </w:p>
        </w:tc>
        <w:tc>
          <w:tcPr>
            <w:tcW w:w="3900" w:type="dxa"/>
            <w:tcMar>
              <w:top w:w="50" w:type="dxa"/>
              <w:left w:w="90" w:type="dxa"/>
              <w:bottom w:w="50" w:type="dxa"/>
              <w:right w:w="90" w:type="dxa"/>
            </w:tcMar>
            <w:vAlign w:val="center"/>
          </w:tcPr>
          <w:p w14:paraId="5CC740AB" w14:textId="77777777" w:rsidR="004C693F" w:rsidRDefault="008737C7">
            <w:r>
              <w:rPr>
                <w:sz w:val="19"/>
                <w:szCs w:val="19"/>
              </w:rPr>
              <w:t>Permanent raised pavement marker — blue / blue at fire hydrant locations</w:t>
            </w:r>
          </w:p>
        </w:tc>
        <w:tc>
          <w:tcPr>
            <w:tcW w:w="1080" w:type="dxa"/>
            <w:tcMar>
              <w:top w:w="50" w:type="dxa"/>
              <w:left w:w="90" w:type="dxa"/>
              <w:bottom w:w="50" w:type="dxa"/>
              <w:right w:w="90" w:type="dxa"/>
            </w:tcMar>
            <w:vAlign w:val="center"/>
          </w:tcPr>
          <w:p w14:paraId="6308C2F3" w14:textId="77777777" w:rsidR="004C693F" w:rsidRDefault="008737C7">
            <w:pPr>
              <w:jc w:val="center"/>
            </w:pPr>
            <w:r>
              <w:rPr>
                <w:sz w:val="19"/>
                <w:szCs w:val="19"/>
              </w:rPr>
              <w:t>________</w:t>
            </w:r>
          </w:p>
        </w:tc>
        <w:tc>
          <w:tcPr>
            <w:tcW w:w="900" w:type="dxa"/>
            <w:tcMar>
              <w:top w:w="50" w:type="dxa"/>
              <w:left w:w="90" w:type="dxa"/>
              <w:bottom w:w="50" w:type="dxa"/>
              <w:right w:w="90" w:type="dxa"/>
            </w:tcMar>
            <w:vAlign w:val="center"/>
          </w:tcPr>
          <w:p w14:paraId="622BD485" w14:textId="77777777" w:rsidR="004C693F" w:rsidRDefault="008737C7">
            <w:pPr>
              <w:jc w:val="center"/>
            </w:pPr>
            <w:r>
              <w:rPr>
                <w:sz w:val="19"/>
                <w:szCs w:val="19"/>
              </w:rPr>
              <w:t>Each</w:t>
            </w:r>
          </w:p>
        </w:tc>
        <w:tc>
          <w:tcPr>
            <w:tcW w:w="1330" w:type="dxa"/>
            <w:tcMar>
              <w:top w:w="50" w:type="dxa"/>
              <w:left w:w="90" w:type="dxa"/>
              <w:bottom w:w="50" w:type="dxa"/>
              <w:right w:w="90" w:type="dxa"/>
            </w:tcMar>
            <w:vAlign w:val="center"/>
          </w:tcPr>
          <w:p w14:paraId="4684CFE7" w14:textId="77777777" w:rsidR="004C693F" w:rsidRDefault="008737C7">
            <w:pPr>
              <w:jc w:val="center"/>
            </w:pPr>
            <w:r>
              <w:rPr>
                <w:sz w:val="19"/>
                <w:szCs w:val="19"/>
              </w:rPr>
              <w:t>$__________</w:t>
            </w:r>
          </w:p>
        </w:tc>
        <w:tc>
          <w:tcPr>
            <w:tcW w:w="1330" w:type="dxa"/>
            <w:tcMar>
              <w:top w:w="50" w:type="dxa"/>
              <w:left w:w="90" w:type="dxa"/>
              <w:bottom w:w="50" w:type="dxa"/>
              <w:right w:w="90" w:type="dxa"/>
            </w:tcMar>
            <w:vAlign w:val="center"/>
          </w:tcPr>
          <w:p w14:paraId="7028A5BC" w14:textId="77777777" w:rsidR="004C693F" w:rsidRDefault="008737C7">
            <w:pPr>
              <w:jc w:val="center"/>
            </w:pPr>
            <w:r>
              <w:rPr>
                <w:sz w:val="19"/>
                <w:szCs w:val="19"/>
              </w:rPr>
              <w:t>$__________</w:t>
            </w:r>
          </w:p>
        </w:tc>
      </w:tr>
      <w:tr w:rsidR="004C693F" w14:paraId="3DEB5401" w14:textId="77777777">
        <w:tc>
          <w:tcPr>
            <w:tcW w:w="820" w:type="dxa"/>
            <w:tcMar>
              <w:top w:w="50" w:type="dxa"/>
              <w:left w:w="90" w:type="dxa"/>
              <w:bottom w:w="50" w:type="dxa"/>
              <w:right w:w="90" w:type="dxa"/>
            </w:tcMar>
            <w:vAlign w:val="center"/>
          </w:tcPr>
          <w:p w14:paraId="40242298" w14:textId="77777777" w:rsidR="004C693F" w:rsidRDefault="008737C7">
            <w:r>
              <w:rPr>
                <w:sz w:val="19"/>
                <w:szCs w:val="19"/>
              </w:rPr>
              <w:t>7.19</w:t>
            </w:r>
          </w:p>
        </w:tc>
        <w:tc>
          <w:tcPr>
            <w:tcW w:w="3900" w:type="dxa"/>
            <w:tcMar>
              <w:top w:w="50" w:type="dxa"/>
              <w:left w:w="90" w:type="dxa"/>
              <w:bottom w:w="50" w:type="dxa"/>
              <w:right w:w="90" w:type="dxa"/>
            </w:tcMar>
            <w:vAlign w:val="center"/>
          </w:tcPr>
          <w:p w14:paraId="455003AD" w14:textId="77777777" w:rsidR="004C693F" w:rsidRDefault="008737C7">
            <w:r>
              <w:rPr>
                <w:sz w:val="19"/>
                <w:szCs w:val="19"/>
              </w:rPr>
              <w:t>“Fire Lane” red box with white lettering (match existing)</w:t>
            </w:r>
          </w:p>
        </w:tc>
        <w:tc>
          <w:tcPr>
            <w:tcW w:w="1080" w:type="dxa"/>
            <w:tcMar>
              <w:top w:w="50" w:type="dxa"/>
              <w:left w:w="90" w:type="dxa"/>
              <w:bottom w:w="50" w:type="dxa"/>
              <w:right w:w="90" w:type="dxa"/>
            </w:tcMar>
            <w:vAlign w:val="center"/>
          </w:tcPr>
          <w:p w14:paraId="29A9D140" w14:textId="77777777" w:rsidR="004C693F" w:rsidRDefault="008737C7">
            <w:pPr>
              <w:jc w:val="center"/>
            </w:pPr>
            <w:r>
              <w:rPr>
                <w:sz w:val="19"/>
                <w:szCs w:val="19"/>
              </w:rPr>
              <w:t>________</w:t>
            </w:r>
          </w:p>
        </w:tc>
        <w:tc>
          <w:tcPr>
            <w:tcW w:w="900" w:type="dxa"/>
            <w:tcMar>
              <w:top w:w="50" w:type="dxa"/>
              <w:left w:w="90" w:type="dxa"/>
              <w:bottom w:w="50" w:type="dxa"/>
              <w:right w:w="90" w:type="dxa"/>
            </w:tcMar>
            <w:vAlign w:val="center"/>
          </w:tcPr>
          <w:p w14:paraId="72CD5013" w14:textId="77777777" w:rsidR="004C693F" w:rsidRDefault="008737C7">
            <w:pPr>
              <w:jc w:val="center"/>
            </w:pPr>
            <w:r>
              <w:rPr>
                <w:sz w:val="19"/>
                <w:szCs w:val="19"/>
              </w:rPr>
              <w:t>Each</w:t>
            </w:r>
          </w:p>
        </w:tc>
        <w:tc>
          <w:tcPr>
            <w:tcW w:w="1330" w:type="dxa"/>
            <w:tcMar>
              <w:top w:w="50" w:type="dxa"/>
              <w:left w:w="90" w:type="dxa"/>
              <w:bottom w:w="50" w:type="dxa"/>
              <w:right w:w="90" w:type="dxa"/>
            </w:tcMar>
            <w:vAlign w:val="center"/>
          </w:tcPr>
          <w:p w14:paraId="4985E236" w14:textId="77777777" w:rsidR="004C693F" w:rsidRDefault="008737C7">
            <w:pPr>
              <w:jc w:val="center"/>
            </w:pPr>
            <w:r>
              <w:rPr>
                <w:sz w:val="19"/>
                <w:szCs w:val="19"/>
              </w:rPr>
              <w:t>$__________</w:t>
            </w:r>
          </w:p>
        </w:tc>
        <w:tc>
          <w:tcPr>
            <w:tcW w:w="1330" w:type="dxa"/>
            <w:tcMar>
              <w:top w:w="50" w:type="dxa"/>
              <w:left w:w="90" w:type="dxa"/>
              <w:bottom w:w="50" w:type="dxa"/>
              <w:right w:w="90" w:type="dxa"/>
            </w:tcMar>
            <w:vAlign w:val="center"/>
          </w:tcPr>
          <w:p w14:paraId="30440E74" w14:textId="77777777" w:rsidR="004C693F" w:rsidRDefault="008737C7">
            <w:pPr>
              <w:jc w:val="center"/>
            </w:pPr>
            <w:r>
              <w:rPr>
                <w:sz w:val="19"/>
                <w:szCs w:val="19"/>
              </w:rPr>
              <w:t>$__________</w:t>
            </w:r>
          </w:p>
        </w:tc>
      </w:tr>
      <w:tr w:rsidR="004C693F" w14:paraId="12BF62FB" w14:textId="77777777">
        <w:tc>
          <w:tcPr>
            <w:tcW w:w="8030" w:type="dxa"/>
            <w:gridSpan w:val="5"/>
            <w:shd w:val="clear" w:color="auto" w:fill="F2F2F2"/>
            <w:tcMar>
              <w:top w:w="50" w:type="dxa"/>
              <w:left w:w="90" w:type="dxa"/>
              <w:bottom w:w="50" w:type="dxa"/>
              <w:right w:w="90" w:type="dxa"/>
            </w:tcMar>
            <w:vAlign w:val="center"/>
          </w:tcPr>
          <w:p w14:paraId="0802785E" w14:textId="77777777" w:rsidR="004C693F" w:rsidRDefault="008737C7">
            <w:pPr>
              <w:jc w:val="right"/>
            </w:pPr>
            <w:r>
              <w:rPr>
                <w:b/>
                <w:bCs/>
                <w:sz w:val="19"/>
                <w:szCs w:val="19"/>
              </w:rPr>
              <w:t>Total — Re-Striping, Re-Marking, and Replace Pavement Marker Section Bid</w:t>
            </w:r>
          </w:p>
        </w:tc>
        <w:tc>
          <w:tcPr>
            <w:tcW w:w="1330" w:type="dxa"/>
            <w:shd w:val="clear" w:color="auto" w:fill="F2F2F2"/>
            <w:tcMar>
              <w:top w:w="50" w:type="dxa"/>
              <w:left w:w="90" w:type="dxa"/>
              <w:bottom w:w="50" w:type="dxa"/>
              <w:right w:w="90" w:type="dxa"/>
            </w:tcMar>
            <w:vAlign w:val="center"/>
          </w:tcPr>
          <w:p w14:paraId="61D064FF" w14:textId="77777777" w:rsidR="004C693F" w:rsidRDefault="008737C7">
            <w:pPr>
              <w:jc w:val="center"/>
            </w:pPr>
            <w:r>
              <w:rPr>
                <w:sz w:val="19"/>
                <w:szCs w:val="19"/>
              </w:rPr>
              <w:t>$__________</w:t>
            </w:r>
          </w:p>
        </w:tc>
      </w:tr>
    </w:tbl>
    <w:p w14:paraId="5344F094" w14:textId="77777777" w:rsidR="004C693F" w:rsidRDefault="008737C7">
      <w:r>
        <w:br w:type="page"/>
      </w:r>
    </w:p>
    <w:p w14:paraId="16CE3CDA" w14:textId="77777777" w:rsidR="004C693F" w:rsidRDefault="008737C7">
      <w:pPr>
        <w:keepNext/>
        <w:spacing w:after="200"/>
        <w:jc w:val="center"/>
      </w:pPr>
      <w:r>
        <w:rPr>
          <w:b/>
          <w:bCs/>
          <w:sz w:val="30"/>
          <w:szCs w:val="30"/>
          <w:u w:val="single"/>
        </w:rPr>
        <w:lastRenderedPageBreak/>
        <w:t>BID SHEET</w:t>
      </w:r>
    </w:p>
    <w:p w14:paraId="01013DEF" w14:textId="77777777" w:rsidR="004C693F" w:rsidRDefault="008737C7">
      <w:pPr>
        <w:spacing w:after="240"/>
        <w:jc w:val="center"/>
      </w:pPr>
      <w:r>
        <w:rPr>
          <w:b/>
          <w:bCs/>
        </w:rPr>
        <w:t>Street Resurfacing — Contract No. STR-27</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360"/>
        <w:gridCol w:w="3000"/>
      </w:tblGrid>
      <w:tr w:rsidR="004C693F" w14:paraId="4FEA0092" w14:textId="77777777">
        <w:trPr>
          <w:tblHeader/>
        </w:trPr>
        <w:tc>
          <w:tcPr>
            <w:tcW w:w="6360" w:type="dxa"/>
            <w:shd w:val="clear" w:color="auto" w:fill="D9D9D9"/>
            <w:tcMar>
              <w:top w:w="50" w:type="dxa"/>
              <w:left w:w="90" w:type="dxa"/>
              <w:bottom w:w="50" w:type="dxa"/>
              <w:right w:w="90" w:type="dxa"/>
            </w:tcMar>
            <w:vAlign w:val="center"/>
          </w:tcPr>
          <w:p w14:paraId="27B198EC" w14:textId="77777777" w:rsidR="004C693F" w:rsidRDefault="008737C7">
            <w:r>
              <w:rPr>
                <w:b/>
                <w:bCs/>
                <w:sz w:val="21"/>
                <w:szCs w:val="21"/>
              </w:rPr>
              <w:t>BASE BID</w:t>
            </w:r>
          </w:p>
        </w:tc>
        <w:tc>
          <w:tcPr>
            <w:tcW w:w="3000" w:type="dxa"/>
            <w:shd w:val="clear" w:color="auto" w:fill="D9D9D9"/>
            <w:tcMar>
              <w:top w:w="50" w:type="dxa"/>
              <w:left w:w="90" w:type="dxa"/>
              <w:bottom w:w="50" w:type="dxa"/>
              <w:right w:w="90" w:type="dxa"/>
            </w:tcMar>
            <w:vAlign w:val="center"/>
          </w:tcPr>
          <w:p w14:paraId="634457D2" w14:textId="77777777" w:rsidR="004C693F" w:rsidRDefault="008737C7">
            <w:r>
              <w:rPr>
                <w:b/>
                <w:bCs/>
                <w:sz w:val="21"/>
                <w:szCs w:val="21"/>
              </w:rPr>
              <w:t>AMOUNT</w:t>
            </w:r>
          </w:p>
        </w:tc>
      </w:tr>
      <w:tr w:rsidR="004C693F" w14:paraId="743226CE" w14:textId="77777777">
        <w:tc>
          <w:tcPr>
            <w:tcW w:w="6360" w:type="dxa"/>
            <w:tcMar>
              <w:top w:w="50" w:type="dxa"/>
              <w:left w:w="90" w:type="dxa"/>
              <w:bottom w:w="50" w:type="dxa"/>
              <w:right w:w="90" w:type="dxa"/>
            </w:tcMar>
            <w:vAlign w:val="center"/>
          </w:tcPr>
          <w:p w14:paraId="5F24CB23" w14:textId="77777777" w:rsidR="004C693F" w:rsidRDefault="008737C7">
            <w:r>
              <w:rPr>
                <w:sz w:val="21"/>
                <w:szCs w:val="21"/>
              </w:rPr>
              <w:t>Crack and Joint Sealing Section Bid</w:t>
            </w:r>
          </w:p>
        </w:tc>
        <w:tc>
          <w:tcPr>
            <w:tcW w:w="3000" w:type="dxa"/>
            <w:tcMar>
              <w:top w:w="50" w:type="dxa"/>
              <w:left w:w="90" w:type="dxa"/>
              <w:bottom w:w="50" w:type="dxa"/>
              <w:right w:w="90" w:type="dxa"/>
            </w:tcMar>
            <w:vAlign w:val="center"/>
          </w:tcPr>
          <w:p w14:paraId="2191DF59" w14:textId="77777777" w:rsidR="004C693F" w:rsidRDefault="008737C7">
            <w:r>
              <w:rPr>
                <w:sz w:val="21"/>
                <w:szCs w:val="21"/>
              </w:rPr>
              <w:t>$__________________</w:t>
            </w:r>
          </w:p>
        </w:tc>
      </w:tr>
      <w:tr w:rsidR="004C693F" w14:paraId="7039C9DF" w14:textId="77777777">
        <w:tc>
          <w:tcPr>
            <w:tcW w:w="6360" w:type="dxa"/>
            <w:tcMar>
              <w:top w:w="50" w:type="dxa"/>
              <w:left w:w="90" w:type="dxa"/>
              <w:bottom w:w="50" w:type="dxa"/>
              <w:right w:w="90" w:type="dxa"/>
            </w:tcMar>
            <w:vAlign w:val="center"/>
          </w:tcPr>
          <w:p w14:paraId="4307A5FF" w14:textId="77777777" w:rsidR="004C693F" w:rsidRDefault="008737C7">
            <w:r>
              <w:rPr>
                <w:sz w:val="21"/>
                <w:szCs w:val="21"/>
              </w:rPr>
              <w:t>Patching, Leveling, and Asphalt Seal Coating Section Bid</w:t>
            </w:r>
          </w:p>
        </w:tc>
        <w:tc>
          <w:tcPr>
            <w:tcW w:w="3000" w:type="dxa"/>
            <w:tcMar>
              <w:top w:w="50" w:type="dxa"/>
              <w:left w:w="90" w:type="dxa"/>
              <w:bottom w:w="50" w:type="dxa"/>
              <w:right w:w="90" w:type="dxa"/>
            </w:tcMar>
            <w:vAlign w:val="center"/>
          </w:tcPr>
          <w:p w14:paraId="1777F68A" w14:textId="77777777" w:rsidR="004C693F" w:rsidRDefault="008737C7">
            <w:r>
              <w:rPr>
                <w:sz w:val="21"/>
                <w:szCs w:val="21"/>
              </w:rPr>
              <w:t>$__________________</w:t>
            </w:r>
          </w:p>
        </w:tc>
      </w:tr>
      <w:tr w:rsidR="004C693F" w14:paraId="266DA560" w14:textId="77777777">
        <w:tc>
          <w:tcPr>
            <w:tcW w:w="6360" w:type="dxa"/>
            <w:tcMar>
              <w:top w:w="50" w:type="dxa"/>
              <w:left w:w="90" w:type="dxa"/>
              <w:bottom w:w="50" w:type="dxa"/>
              <w:right w:w="90" w:type="dxa"/>
            </w:tcMar>
            <w:vAlign w:val="center"/>
          </w:tcPr>
          <w:p w14:paraId="740263A0" w14:textId="77777777" w:rsidR="004C693F" w:rsidRDefault="008737C7">
            <w:r>
              <w:rPr>
                <w:sz w:val="21"/>
                <w:szCs w:val="21"/>
              </w:rPr>
              <w:t>Milling Section Bid</w:t>
            </w:r>
          </w:p>
        </w:tc>
        <w:tc>
          <w:tcPr>
            <w:tcW w:w="3000" w:type="dxa"/>
            <w:tcMar>
              <w:top w:w="50" w:type="dxa"/>
              <w:left w:w="90" w:type="dxa"/>
              <w:bottom w:w="50" w:type="dxa"/>
              <w:right w:w="90" w:type="dxa"/>
            </w:tcMar>
            <w:vAlign w:val="center"/>
          </w:tcPr>
          <w:p w14:paraId="1AB4D575" w14:textId="77777777" w:rsidR="004C693F" w:rsidRDefault="008737C7">
            <w:r>
              <w:rPr>
                <w:sz w:val="21"/>
                <w:szCs w:val="21"/>
              </w:rPr>
              <w:t>$__________________</w:t>
            </w:r>
          </w:p>
        </w:tc>
      </w:tr>
      <w:tr w:rsidR="004C693F" w14:paraId="51397B36" w14:textId="77777777">
        <w:tc>
          <w:tcPr>
            <w:tcW w:w="6360" w:type="dxa"/>
            <w:tcMar>
              <w:top w:w="50" w:type="dxa"/>
              <w:left w:w="90" w:type="dxa"/>
              <w:bottom w:w="50" w:type="dxa"/>
              <w:right w:w="90" w:type="dxa"/>
            </w:tcMar>
            <w:vAlign w:val="center"/>
          </w:tcPr>
          <w:p w14:paraId="576E0C5F" w14:textId="77777777" w:rsidR="004C693F" w:rsidRDefault="008737C7">
            <w:r>
              <w:rPr>
                <w:sz w:val="21"/>
                <w:szCs w:val="21"/>
              </w:rPr>
              <w:t>Reclamation Section Bid</w:t>
            </w:r>
          </w:p>
        </w:tc>
        <w:tc>
          <w:tcPr>
            <w:tcW w:w="3000" w:type="dxa"/>
            <w:tcMar>
              <w:top w:w="50" w:type="dxa"/>
              <w:left w:w="90" w:type="dxa"/>
              <w:bottom w:w="50" w:type="dxa"/>
              <w:right w:w="90" w:type="dxa"/>
            </w:tcMar>
            <w:vAlign w:val="center"/>
          </w:tcPr>
          <w:p w14:paraId="33DD70B4" w14:textId="77777777" w:rsidR="004C693F" w:rsidRDefault="008737C7">
            <w:r>
              <w:rPr>
                <w:sz w:val="21"/>
                <w:szCs w:val="21"/>
              </w:rPr>
              <w:t>$__________________</w:t>
            </w:r>
          </w:p>
        </w:tc>
      </w:tr>
      <w:tr w:rsidR="004C693F" w14:paraId="678E5E0E" w14:textId="77777777">
        <w:tc>
          <w:tcPr>
            <w:tcW w:w="6360" w:type="dxa"/>
            <w:tcMar>
              <w:top w:w="50" w:type="dxa"/>
              <w:left w:w="90" w:type="dxa"/>
              <w:bottom w:w="50" w:type="dxa"/>
              <w:right w:w="90" w:type="dxa"/>
            </w:tcMar>
            <w:vAlign w:val="center"/>
          </w:tcPr>
          <w:p w14:paraId="2538ADF2" w14:textId="77777777" w:rsidR="004C693F" w:rsidRDefault="008737C7">
            <w:r>
              <w:rPr>
                <w:sz w:val="21"/>
                <w:szCs w:val="21"/>
              </w:rPr>
              <w:t>Resurfacing Section Bid</w:t>
            </w:r>
          </w:p>
        </w:tc>
        <w:tc>
          <w:tcPr>
            <w:tcW w:w="3000" w:type="dxa"/>
            <w:tcMar>
              <w:top w:w="50" w:type="dxa"/>
              <w:left w:w="90" w:type="dxa"/>
              <w:bottom w:w="50" w:type="dxa"/>
              <w:right w:w="90" w:type="dxa"/>
            </w:tcMar>
            <w:vAlign w:val="center"/>
          </w:tcPr>
          <w:p w14:paraId="0A75E2E7" w14:textId="77777777" w:rsidR="004C693F" w:rsidRDefault="008737C7">
            <w:r>
              <w:rPr>
                <w:sz w:val="21"/>
                <w:szCs w:val="21"/>
              </w:rPr>
              <w:t>$__________________</w:t>
            </w:r>
          </w:p>
        </w:tc>
      </w:tr>
      <w:tr w:rsidR="004C693F" w14:paraId="150B787C" w14:textId="77777777">
        <w:tc>
          <w:tcPr>
            <w:tcW w:w="6360" w:type="dxa"/>
            <w:tcMar>
              <w:top w:w="50" w:type="dxa"/>
              <w:left w:w="90" w:type="dxa"/>
              <w:bottom w:w="50" w:type="dxa"/>
              <w:right w:w="90" w:type="dxa"/>
            </w:tcMar>
            <w:vAlign w:val="center"/>
          </w:tcPr>
          <w:p w14:paraId="5BBB2A62" w14:textId="77777777" w:rsidR="004C693F" w:rsidRDefault="008737C7">
            <w:r>
              <w:rPr>
                <w:sz w:val="21"/>
                <w:szCs w:val="21"/>
              </w:rPr>
              <w:t>Concrete Section Bid</w:t>
            </w:r>
          </w:p>
        </w:tc>
        <w:tc>
          <w:tcPr>
            <w:tcW w:w="3000" w:type="dxa"/>
            <w:tcMar>
              <w:top w:w="50" w:type="dxa"/>
              <w:left w:w="90" w:type="dxa"/>
              <w:bottom w:w="50" w:type="dxa"/>
              <w:right w:w="90" w:type="dxa"/>
            </w:tcMar>
            <w:vAlign w:val="center"/>
          </w:tcPr>
          <w:p w14:paraId="3655CFA3" w14:textId="77777777" w:rsidR="004C693F" w:rsidRDefault="008737C7">
            <w:r>
              <w:rPr>
                <w:sz w:val="21"/>
                <w:szCs w:val="21"/>
              </w:rPr>
              <w:t>$__________________</w:t>
            </w:r>
          </w:p>
        </w:tc>
      </w:tr>
      <w:tr w:rsidR="004C693F" w14:paraId="3308F99E" w14:textId="77777777">
        <w:tc>
          <w:tcPr>
            <w:tcW w:w="6360" w:type="dxa"/>
            <w:tcMar>
              <w:top w:w="50" w:type="dxa"/>
              <w:left w:w="90" w:type="dxa"/>
              <w:bottom w:w="50" w:type="dxa"/>
              <w:right w:w="90" w:type="dxa"/>
            </w:tcMar>
            <w:vAlign w:val="center"/>
          </w:tcPr>
          <w:p w14:paraId="7419DF79" w14:textId="77777777" w:rsidR="004C693F" w:rsidRDefault="008737C7">
            <w:r>
              <w:rPr>
                <w:sz w:val="21"/>
                <w:szCs w:val="21"/>
              </w:rPr>
              <w:t>Re-Striping, Re-Marking, and Replace Pavement Marker Section Bid</w:t>
            </w:r>
          </w:p>
        </w:tc>
        <w:tc>
          <w:tcPr>
            <w:tcW w:w="3000" w:type="dxa"/>
            <w:tcMar>
              <w:top w:w="50" w:type="dxa"/>
              <w:left w:w="90" w:type="dxa"/>
              <w:bottom w:w="50" w:type="dxa"/>
              <w:right w:w="90" w:type="dxa"/>
            </w:tcMar>
            <w:vAlign w:val="center"/>
          </w:tcPr>
          <w:p w14:paraId="1F9F082A" w14:textId="77777777" w:rsidR="004C693F" w:rsidRDefault="008737C7">
            <w:r>
              <w:rPr>
                <w:sz w:val="21"/>
                <w:szCs w:val="21"/>
              </w:rPr>
              <w:t>$__________________</w:t>
            </w:r>
          </w:p>
        </w:tc>
      </w:tr>
      <w:tr w:rsidR="004C693F" w14:paraId="05AF9073" w14:textId="77777777">
        <w:tc>
          <w:tcPr>
            <w:tcW w:w="6360" w:type="dxa"/>
            <w:tcMar>
              <w:top w:w="50" w:type="dxa"/>
              <w:left w:w="90" w:type="dxa"/>
              <w:bottom w:w="50" w:type="dxa"/>
              <w:right w:w="90" w:type="dxa"/>
            </w:tcMar>
            <w:vAlign w:val="center"/>
          </w:tcPr>
          <w:p w14:paraId="7A5CEB60" w14:textId="77777777" w:rsidR="004C693F" w:rsidRDefault="008737C7">
            <w:r>
              <w:rPr>
                <w:sz w:val="21"/>
                <w:szCs w:val="21"/>
              </w:rPr>
              <w:t>TOTAL BID (sum of all sections)</w:t>
            </w:r>
          </w:p>
        </w:tc>
        <w:tc>
          <w:tcPr>
            <w:tcW w:w="3000" w:type="dxa"/>
            <w:tcMar>
              <w:top w:w="50" w:type="dxa"/>
              <w:left w:w="90" w:type="dxa"/>
              <w:bottom w:w="50" w:type="dxa"/>
              <w:right w:w="90" w:type="dxa"/>
            </w:tcMar>
            <w:vAlign w:val="center"/>
          </w:tcPr>
          <w:p w14:paraId="59BEBEEE" w14:textId="77777777" w:rsidR="004C693F" w:rsidRDefault="008737C7">
            <w:r>
              <w:rPr>
                <w:sz w:val="21"/>
                <w:szCs w:val="21"/>
              </w:rPr>
              <w:t>$__________________</w:t>
            </w:r>
          </w:p>
        </w:tc>
      </w:tr>
    </w:tbl>
    <w:p w14:paraId="3B45330A" w14:textId="77777777" w:rsidR="004C693F" w:rsidRDefault="004C693F">
      <w:pPr>
        <w:spacing w:after="160"/>
      </w:pPr>
    </w:p>
    <w:p w14:paraId="68C3E75D" w14:textId="77777777" w:rsidR="004C693F" w:rsidRDefault="008737C7">
      <w:pPr>
        <w:spacing w:after="140"/>
      </w:pPr>
      <w:r>
        <w:rPr>
          <w:sz w:val="21"/>
          <w:szCs w:val="21"/>
        </w:rPr>
        <w:t>Total Bid written in words: ________________________________________________________________________</w:t>
      </w:r>
    </w:p>
    <w:p w14:paraId="3E8FC7BB" w14:textId="77777777" w:rsidR="004C693F" w:rsidRDefault="008737C7">
      <w:pPr>
        <w:spacing w:after="200"/>
      </w:pPr>
      <w:r>
        <w:rPr>
          <w:sz w:val="21"/>
          <w:szCs w:val="21"/>
        </w:rPr>
        <w:t>_______________________________________________________________________________ Dollars.</w:t>
      </w:r>
    </w:p>
    <w:p w14:paraId="2CEE2ED2" w14:textId="77777777" w:rsidR="004C693F" w:rsidRDefault="008737C7">
      <w:pPr>
        <w:spacing w:after="140"/>
      </w:pPr>
      <w:r>
        <w:rPr>
          <w:i/>
          <w:iCs/>
          <w:sz w:val="21"/>
          <w:szCs w:val="21"/>
        </w:rPr>
        <w:t>Note: The Total Bid is the sum of the section totals. No contingency line is included; project contingency, if any, is held by the Town in the project budget and is not bid or priced by the Bidder. In the event of a discrepancy between a unit price and an extended amount, the unit price shall govern; in the event of a discrepancy between the sum of the section totals and the Total Bid, the sum of the section totals shall govern.</w:t>
      </w:r>
    </w:p>
    <w:p w14:paraId="4886F89E" w14:textId="77777777" w:rsidR="004C693F" w:rsidRDefault="008737C7">
      <w:pPr>
        <w:spacing w:after="140"/>
      </w:pPr>
      <w:r>
        <w:t xml:space="preserve">This bid shall not include any unauthorized additions, deletions, or conditions. The Bidder agrees that any and all excavations are unclassified. This bid will remain subject to acceptance for sixty (60) days after the date of submittal, and once accepted and the contract executed between the Town and the Contractor, the unit prices shall remain as submitted herewith until 270 days from the date noted on the Notice to Proceed, Exhibit “</w:t>
      </w:r>
      <w:del w:id="90013" w:author="Trustblocks draft" w:date="2026-09-27T00:00:00Z">
        <w:r>
          <w:delText xml:space="preserve">K</w:delText>
        </w:r>
      </w:del>
      <w:ins w:id="90014" w:author="Trustblocks draft" w:date="2026-09-27T00:00:00Z">
        <w:r>
          <w:t xml:space="preserve">J</w:t>
        </w:r>
      </w:ins>
      <w:r>
        <w:t xml:space="preserve">.”</w:t>
      </w:r>
    </w:p>
    <w:p w14:paraId="7CFCA66D" w14:textId="77777777" w:rsidR="004C693F" w:rsidRDefault="008737C7">
      <w:pPr>
        <w:spacing w:after="140"/>
      </w:pPr>
      <w:r>
        <w:t xml:space="preserve">The Bidder agrees that the work will be completed and ready for final payment on or before 270 days from the date noted on the Notice to Proceed, Exhibit “</w:t>
      </w:r>
      <w:del w:id="90015" w:author="Trustblocks draft" w:date="2026-09-27T00:00:00Z">
        <w:r>
          <w:delText xml:space="preserve">K</w:delText>
        </w:r>
      </w:del>
      <w:ins w:id="90016" w:author="Trustblocks draft" w:date="2026-09-27T00:00:00Z">
        <w:r>
          <w:t xml:space="preserve">J</w:t>
        </w:r>
      </w:ins>
      <w:r>
        <w:t xml:space="preserve">.”</w:t>
      </w:r>
    </w:p>
    <w:p w14:paraId="0389AC6C" w14:textId="77777777" w:rsidR="004C693F" w:rsidRDefault="008737C7">
      <w:r>
        <w:br w:type="page"/>
      </w:r>
    </w:p>
    <w:p w14:paraId="53A8526C" w14:textId="77777777" w:rsidR="004C693F" w:rsidRDefault="008737C7">
      <w:pPr>
        <w:spacing w:after="200"/>
        <w:jc w:val="center"/>
      </w:pPr>
      <w:r>
        <w:rPr>
          <w:b/>
          <w:bCs/>
          <w:i/>
          <w:iCs/>
          <w:sz w:val="21"/>
          <w:szCs w:val="21"/>
        </w:rPr>
        <w:lastRenderedPageBreak/>
        <w:t>Do Not Separate the Bid Form and Signature of Bidder sheets from the Contract document book.</w:t>
      </w:r>
    </w:p>
    <w:p w14:paraId="7B6ED2FF" w14:textId="77777777" w:rsidR="004C693F" w:rsidRDefault="008737C7">
      <w:pPr>
        <w:keepNext/>
        <w:spacing w:after="200"/>
        <w:jc w:val="center"/>
      </w:pPr>
      <w:r>
        <w:rPr>
          <w:b/>
          <w:bCs/>
          <w:sz w:val="28"/>
          <w:szCs w:val="28"/>
          <w:u w:val="single"/>
        </w:rPr>
        <w:t>SIGNATURE OF BIDDER</w:t>
      </w:r>
    </w:p>
    <w:p w14:paraId="65A171B4" w14:textId="77777777" w:rsidR="004C693F" w:rsidRDefault="008737C7">
      <w:pPr>
        <w:spacing w:before="200" w:after="100"/>
      </w:pPr>
      <w:r>
        <w:rPr>
          <w:b/>
          <w:bCs/>
          <w:sz w:val="23"/>
          <w:szCs w:val="23"/>
        </w:rPr>
        <w:t>If an Individual</w:t>
      </w:r>
    </w:p>
    <w:p w14:paraId="7D93E3F9" w14:textId="77777777" w:rsidR="004C693F" w:rsidRDefault="008737C7">
      <w:pPr>
        <w:spacing w:after="140"/>
      </w:pPr>
      <w:r>
        <w:rPr>
          <w:sz w:val="21"/>
          <w:szCs w:val="21"/>
        </w:rPr>
        <w:t>Contractor's License Number: ______________________   License Expiration Date: ______________</w:t>
      </w:r>
    </w:p>
    <w:p w14:paraId="2D9DC2A4" w14:textId="77777777" w:rsidR="004C693F" w:rsidRDefault="008737C7">
      <w:pPr>
        <w:spacing w:after="140"/>
      </w:pPr>
      <w:r>
        <w:rPr>
          <w:sz w:val="21"/>
          <w:szCs w:val="21"/>
        </w:rPr>
        <w:t>By: ___________________________________________  (Signature of individual)</w:t>
      </w:r>
    </w:p>
    <w:p w14:paraId="1840D8BC" w14:textId="77777777" w:rsidR="004C693F" w:rsidRDefault="008737C7">
      <w:pPr>
        <w:spacing w:after="140"/>
      </w:pPr>
      <w:r>
        <w:rPr>
          <w:sz w:val="21"/>
          <w:szCs w:val="21"/>
        </w:rPr>
        <w:t>Doing business as: ______________________________________________________________</w:t>
      </w:r>
    </w:p>
    <w:p w14:paraId="0AC75EE5" w14:textId="77777777" w:rsidR="004C693F" w:rsidRDefault="008737C7">
      <w:pPr>
        <w:spacing w:after="140"/>
      </w:pPr>
      <w:r>
        <w:rPr>
          <w:sz w:val="21"/>
          <w:szCs w:val="21"/>
        </w:rPr>
        <w:t>Business address: _______________________________________________________________</w:t>
      </w:r>
    </w:p>
    <w:p w14:paraId="1D902C51" w14:textId="77777777" w:rsidR="004C693F" w:rsidRDefault="008737C7">
      <w:pPr>
        <w:spacing w:after="140"/>
      </w:pPr>
      <w:r>
        <w:rPr>
          <w:sz w:val="21"/>
          <w:szCs w:val="21"/>
        </w:rPr>
        <w:t>City: ______________________________  State: ______  ZIP: ______________</w:t>
      </w:r>
    </w:p>
    <w:p w14:paraId="3F00F0F3" w14:textId="77777777" w:rsidR="004C693F" w:rsidRDefault="008737C7">
      <w:pPr>
        <w:spacing w:after="140"/>
      </w:pPr>
      <w:r>
        <w:rPr>
          <w:sz w:val="21"/>
          <w:szCs w:val="21"/>
        </w:rPr>
        <w:t>Phone No.: ______________________   Email: ______________________________</w:t>
      </w:r>
    </w:p>
    <w:p w14:paraId="222865BB" w14:textId="77777777" w:rsidR="004C693F" w:rsidRDefault="008737C7">
      <w:pPr>
        <w:spacing w:after="140"/>
      </w:pPr>
      <w:r>
        <w:rPr>
          <w:sz w:val="21"/>
          <w:szCs w:val="21"/>
        </w:rPr>
        <w:t>Date: ______________________, 2026</w:t>
      </w:r>
    </w:p>
    <w:p w14:paraId="02D38D68" w14:textId="77777777" w:rsidR="004C693F" w:rsidRDefault="008737C7">
      <w:pPr>
        <w:spacing w:after="140"/>
      </w:pPr>
      <w:r>
        <w:rPr>
          <w:sz w:val="21"/>
          <w:szCs w:val="21"/>
        </w:rPr>
        <w:t>ATTEST: ______________________________   Title: ______________________________</w:t>
      </w:r>
    </w:p>
    <w:p w14:paraId="08E4736D" w14:textId="77777777" w:rsidR="004C693F" w:rsidRDefault="008737C7">
      <w:pPr>
        <w:spacing w:before="200" w:after="100"/>
      </w:pPr>
      <w:r>
        <w:rPr>
          <w:b/>
          <w:bCs/>
          <w:sz w:val="23"/>
          <w:szCs w:val="23"/>
        </w:rPr>
        <w:t>If a Partnership</w:t>
      </w:r>
    </w:p>
    <w:p w14:paraId="3F2CC942" w14:textId="77777777" w:rsidR="004C693F" w:rsidRDefault="008737C7">
      <w:pPr>
        <w:spacing w:after="140"/>
      </w:pPr>
      <w:r>
        <w:rPr>
          <w:sz w:val="21"/>
          <w:szCs w:val="21"/>
        </w:rPr>
        <w:t>Contractor's License Number: ______________________   License Expiration Date: ______________</w:t>
      </w:r>
    </w:p>
    <w:p w14:paraId="3431BD56" w14:textId="77777777" w:rsidR="004C693F" w:rsidRDefault="008737C7">
      <w:pPr>
        <w:spacing w:after="140"/>
      </w:pPr>
      <w:r>
        <w:rPr>
          <w:sz w:val="21"/>
          <w:szCs w:val="21"/>
        </w:rPr>
        <w:t>By: ___________________________________________  (Firm name)</w:t>
      </w:r>
    </w:p>
    <w:p w14:paraId="73396B06" w14:textId="77777777" w:rsidR="004C693F" w:rsidRDefault="008737C7">
      <w:pPr>
        <w:spacing w:after="140"/>
      </w:pPr>
      <w:r>
        <w:rPr>
          <w:sz w:val="21"/>
          <w:szCs w:val="21"/>
        </w:rPr>
        <w:t>_______________________________________________  (Signature of general partner)</w:t>
      </w:r>
    </w:p>
    <w:p w14:paraId="7CCBBCC3" w14:textId="77777777" w:rsidR="004C693F" w:rsidRDefault="008737C7">
      <w:pPr>
        <w:spacing w:after="140"/>
      </w:pPr>
      <w:r>
        <w:rPr>
          <w:sz w:val="21"/>
          <w:szCs w:val="21"/>
        </w:rPr>
        <w:t>Doing business as: ______________________________________________________________</w:t>
      </w:r>
    </w:p>
    <w:p w14:paraId="2F158126" w14:textId="77777777" w:rsidR="004C693F" w:rsidRDefault="008737C7">
      <w:pPr>
        <w:spacing w:after="140"/>
      </w:pPr>
      <w:r>
        <w:rPr>
          <w:sz w:val="21"/>
          <w:szCs w:val="21"/>
        </w:rPr>
        <w:t>Business address: _______________________________________________________________</w:t>
      </w:r>
    </w:p>
    <w:p w14:paraId="67084F77" w14:textId="77777777" w:rsidR="004C693F" w:rsidRDefault="008737C7">
      <w:pPr>
        <w:spacing w:after="140"/>
      </w:pPr>
      <w:r>
        <w:rPr>
          <w:sz w:val="21"/>
          <w:szCs w:val="21"/>
        </w:rPr>
        <w:t>City: ______________________________  State: ______  ZIP: ______________</w:t>
      </w:r>
    </w:p>
    <w:p w14:paraId="44DD7F11" w14:textId="77777777" w:rsidR="004C693F" w:rsidRDefault="008737C7">
      <w:pPr>
        <w:spacing w:after="140"/>
      </w:pPr>
      <w:r>
        <w:rPr>
          <w:sz w:val="21"/>
          <w:szCs w:val="21"/>
        </w:rPr>
        <w:t>Phone No.: ______________________   Email: ______________________________</w:t>
      </w:r>
    </w:p>
    <w:p w14:paraId="00608C2A" w14:textId="77777777" w:rsidR="004C693F" w:rsidRDefault="008737C7">
      <w:pPr>
        <w:spacing w:after="140"/>
      </w:pPr>
      <w:r>
        <w:rPr>
          <w:sz w:val="21"/>
          <w:szCs w:val="21"/>
        </w:rPr>
        <w:t>Date: ______________________, 2026</w:t>
      </w:r>
    </w:p>
    <w:p w14:paraId="12EDEAB2" w14:textId="77777777" w:rsidR="004C693F" w:rsidRDefault="008737C7">
      <w:pPr>
        <w:spacing w:after="140"/>
      </w:pPr>
      <w:r>
        <w:rPr>
          <w:sz w:val="21"/>
          <w:szCs w:val="21"/>
        </w:rPr>
        <w:t>ATTEST: ______________________________   Title: ______________________________</w:t>
      </w:r>
    </w:p>
    <w:p w14:paraId="4C51746C" w14:textId="77777777" w:rsidR="004C693F" w:rsidRDefault="008737C7">
      <w:pPr>
        <w:spacing w:before="200" w:after="100"/>
      </w:pPr>
      <w:r>
        <w:rPr>
          <w:b/>
          <w:bCs/>
          <w:sz w:val="23"/>
          <w:szCs w:val="23"/>
        </w:rPr>
        <w:t>If a Corporation or Limited Liability Company</w:t>
      </w:r>
    </w:p>
    <w:p w14:paraId="6BEC3F8F" w14:textId="77777777" w:rsidR="004C693F" w:rsidRDefault="008737C7">
      <w:pPr>
        <w:spacing w:after="140"/>
      </w:pPr>
      <w:r>
        <w:rPr>
          <w:sz w:val="21"/>
          <w:szCs w:val="21"/>
        </w:rPr>
        <w:t>Contractor's License Number: ______________________   License Expiration Date: ______________</w:t>
      </w:r>
    </w:p>
    <w:p w14:paraId="614F4BAE" w14:textId="77777777" w:rsidR="004C693F" w:rsidRDefault="008737C7">
      <w:pPr>
        <w:spacing w:after="140"/>
      </w:pPr>
      <w:r>
        <w:rPr>
          <w:sz w:val="21"/>
          <w:szCs w:val="21"/>
        </w:rPr>
        <w:t>By: ___________________________________________  (Corporation / LLC name)</w:t>
      </w:r>
    </w:p>
    <w:p w14:paraId="3A17406E" w14:textId="77777777" w:rsidR="004C693F" w:rsidRDefault="008737C7">
      <w:pPr>
        <w:spacing w:after="140"/>
      </w:pPr>
      <w:r>
        <w:rPr>
          <w:sz w:val="21"/>
          <w:szCs w:val="21"/>
        </w:rPr>
        <w:t>_______________________________________  Title: ______________________________</w:t>
      </w:r>
    </w:p>
    <w:p w14:paraId="290F9D38" w14:textId="77777777" w:rsidR="004C693F" w:rsidRDefault="008737C7">
      <w:pPr>
        <w:spacing w:after="140"/>
      </w:pPr>
      <w:r>
        <w:rPr>
          <w:i/>
          <w:iCs/>
          <w:sz w:val="19"/>
          <w:szCs w:val="19"/>
        </w:rPr>
        <w:t>(Signature of authorized official)</w:t>
      </w:r>
    </w:p>
    <w:p w14:paraId="570F3E57" w14:textId="77777777" w:rsidR="004C693F" w:rsidRDefault="008737C7">
      <w:pPr>
        <w:spacing w:after="140"/>
      </w:pPr>
      <w:r>
        <w:rPr>
          <w:sz w:val="21"/>
          <w:szCs w:val="21"/>
        </w:rPr>
        <w:t>Doing business as: ______________________________________________________________</w:t>
      </w:r>
    </w:p>
    <w:p w14:paraId="7ED77701" w14:textId="77777777" w:rsidR="004C693F" w:rsidRDefault="008737C7">
      <w:pPr>
        <w:spacing w:after="140"/>
      </w:pPr>
      <w:r>
        <w:rPr>
          <w:sz w:val="21"/>
          <w:szCs w:val="21"/>
        </w:rPr>
        <w:t>Business address: _______________________________________________________________</w:t>
      </w:r>
    </w:p>
    <w:p w14:paraId="2AFD54AE" w14:textId="77777777" w:rsidR="004C693F" w:rsidRDefault="008737C7">
      <w:pPr>
        <w:spacing w:after="140"/>
      </w:pPr>
      <w:r>
        <w:rPr>
          <w:sz w:val="21"/>
          <w:szCs w:val="21"/>
        </w:rPr>
        <w:t>City: ______________________________  State: ______  ZIP: ______________</w:t>
      </w:r>
    </w:p>
    <w:p w14:paraId="53A65FAA" w14:textId="77777777" w:rsidR="004C693F" w:rsidRDefault="008737C7">
      <w:pPr>
        <w:spacing w:after="140"/>
      </w:pPr>
      <w:r>
        <w:rPr>
          <w:sz w:val="21"/>
          <w:szCs w:val="21"/>
        </w:rPr>
        <w:t>Phone No.: ______________________   Email: ______________________________</w:t>
      </w:r>
    </w:p>
    <w:p w14:paraId="30B0EF66" w14:textId="77777777" w:rsidR="004C693F" w:rsidRDefault="008737C7">
      <w:pPr>
        <w:spacing w:after="140"/>
      </w:pPr>
      <w:r>
        <w:rPr>
          <w:sz w:val="21"/>
          <w:szCs w:val="21"/>
        </w:rPr>
        <w:t>Date: ______________________, 2026</w:t>
      </w:r>
    </w:p>
    <w:p w14:paraId="0EDCF273" w14:textId="77777777" w:rsidR="004C693F" w:rsidRDefault="008737C7">
      <w:pPr>
        <w:spacing w:after="140"/>
      </w:pPr>
      <w:r>
        <w:rPr>
          <w:sz w:val="21"/>
          <w:szCs w:val="21"/>
        </w:rPr>
        <w:t>ATTEST: ______________________________   Title: ______________________________</w:t>
      </w:r>
    </w:p>
    <w:p w14:paraId="4D4DE9D0" w14:textId="77777777" w:rsidR="004C693F" w:rsidRDefault="008737C7">
      <w:pPr>
        <w:spacing w:after="140"/>
      </w:pPr>
      <w:r>
        <w:rPr>
          <w:sz w:val="21"/>
          <w:szCs w:val="21"/>
        </w:rPr>
        <w:t>(Seal)</w:t>
      </w:r>
    </w:p>
    <w:p w14:paraId="410FA7B4" w14:textId="77777777" w:rsidR="004C693F" w:rsidRDefault="008737C7">
      <w:r>
        <w:lastRenderedPageBreak/>
        <w:br w:type="page"/>
      </w:r>
    </w:p>
    <w:p w14:paraId="10A187C0" w14:textId="77777777" w:rsidR="004C693F" w:rsidRDefault="008737C7">
      <w:pPr>
        <w:spacing w:after="160"/>
      </w:pPr>
      <w:r>
        <w:rPr>
          <w:b/>
          <w:bCs/>
          <w:sz w:val="23"/>
          <w:szCs w:val="23"/>
        </w:rPr>
        <w:lastRenderedPageBreak/>
        <w:t>If a Joint Venture — the other party must sign below.</w:t>
      </w:r>
    </w:p>
    <w:p w14:paraId="1FE17EAF" w14:textId="77777777" w:rsidR="004C693F" w:rsidRDefault="008737C7">
      <w:pPr>
        <w:spacing w:before="200" w:after="100"/>
      </w:pPr>
      <w:r>
        <w:rPr>
          <w:b/>
          <w:bCs/>
          <w:sz w:val="23"/>
          <w:szCs w:val="23"/>
        </w:rPr>
        <w:t>If an Individual</w:t>
      </w:r>
    </w:p>
    <w:p w14:paraId="28C5C050" w14:textId="77777777" w:rsidR="004C693F" w:rsidRDefault="008737C7">
      <w:pPr>
        <w:spacing w:after="140"/>
      </w:pPr>
      <w:r>
        <w:rPr>
          <w:sz w:val="21"/>
          <w:szCs w:val="21"/>
        </w:rPr>
        <w:t>Contractor's License Number: ______________________   License Expiration Date: ______________</w:t>
      </w:r>
    </w:p>
    <w:p w14:paraId="456F9481" w14:textId="77777777" w:rsidR="004C693F" w:rsidRDefault="008737C7">
      <w:pPr>
        <w:spacing w:after="140"/>
      </w:pPr>
      <w:r>
        <w:rPr>
          <w:sz w:val="21"/>
          <w:szCs w:val="21"/>
        </w:rPr>
        <w:t>By: ___________________________________________  (Signature of individual)</w:t>
      </w:r>
    </w:p>
    <w:p w14:paraId="64A0F1BA" w14:textId="77777777" w:rsidR="004C693F" w:rsidRDefault="008737C7">
      <w:pPr>
        <w:spacing w:after="140"/>
      </w:pPr>
      <w:r>
        <w:rPr>
          <w:sz w:val="21"/>
          <w:szCs w:val="21"/>
        </w:rPr>
        <w:t>Doing business as: ______________________________________________________________</w:t>
      </w:r>
    </w:p>
    <w:p w14:paraId="0D6656BF" w14:textId="77777777" w:rsidR="004C693F" w:rsidRDefault="008737C7">
      <w:pPr>
        <w:spacing w:after="140"/>
      </w:pPr>
      <w:r>
        <w:rPr>
          <w:sz w:val="21"/>
          <w:szCs w:val="21"/>
        </w:rPr>
        <w:t>Business address: _______________________________________________________________</w:t>
      </w:r>
    </w:p>
    <w:p w14:paraId="2A1A9FA0" w14:textId="77777777" w:rsidR="004C693F" w:rsidRDefault="008737C7">
      <w:pPr>
        <w:spacing w:after="140"/>
      </w:pPr>
      <w:r>
        <w:rPr>
          <w:sz w:val="21"/>
          <w:szCs w:val="21"/>
        </w:rPr>
        <w:t>City: ______________________________  State: ______  ZIP: ______________</w:t>
      </w:r>
    </w:p>
    <w:p w14:paraId="5A6A867A" w14:textId="77777777" w:rsidR="004C693F" w:rsidRDefault="008737C7">
      <w:pPr>
        <w:spacing w:after="140"/>
      </w:pPr>
      <w:r>
        <w:rPr>
          <w:sz w:val="21"/>
          <w:szCs w:val="21"/>
        </w:rPr>
        <w:t>Phone No.: ______________________   Email: ______________________________</w:t>
      </w:r>
    </w:p>
    <w:p w14:paraId="43B5EFDB" w14:textId="77777777" w:rsidR="004C693F" w:rsidRDefault="008737C7">
      <w:pPr>
        <w:spacing w:after="140"/>
      </w:pPr>
      <w:r>
        <w:rPr>
          <w:sz w:val="21"/>
          <w:szCs w:val="21"/>
        </w:rPr>
        <w:t>Date: ______________________, 2026</w:t>
      </w:r>
    </w:p>
    <w:p w14:paraId="35BF6FDD" w14:textId="77777777" w:rsidR="004C693F" w:rsidRDefault="008737C7">
      <w:pPr>
        <w:spacing w:after="140"/>
      </w:pPr>
      <w:r>
        <w:rPr>
          <w:sz w:val="21"/>
          <w:szCs w:val="21"/>
        </w:rPr>
        <w:t>ATTEST: ______________________________   Title: ______________________________</w:t>
      </w:r>
    </w:p>
    <w:p w14:paraId="0C3339D2" w14:textId="77777777" w:rsidR="004C693F" w:rsidRDefault="008737C7">
      <w:pPr>
        <w:spacing w:before="200" w:after="100"/>
      </w:pPr>
      <w:r>
        <w:rPr>
          <w:b/>
          <w:bCs/>
          <w:sz w:val="23"/>
          <w:szCs w:val="23"/>
        </w:rPr>
        <w:t>If a Partnership</w:t>
      </w:r>
    </w:p>
    <w:p w14:paraId="243DDA2C" w14:textId="77777777" w:rsidR="004C693F" w:rsidRDefault="008737C7">
      <w:pPr>
        <w:spacing w:after="140"/>
      </w:pPr>
      <w:r>
        <w:rPr>
          <w:sz w:val="21"/>
          <w:szCs w:val="21"/>
        </w:rPr>
        <w:t>Contractor's License Number: ______________________   License Expiration Date: ______________</w:t>
      </w:r>
    </w:p>
    <w:p w14:paraId="73E79C41" w14:textId="77777777" w:rsidR="004C693F" w:rsidRDefault="008737C7">
      <w:pPr>
        <w:spacing w:after="140"/>
      </w:pPr>
      <w:r>
        <w:rPr>
          <w:sz w:val="21"/>
          <w:szCs w:val="21"/>
        </w:rPr>
        <w:t>By: ___________________________________________  (Firm name)</w:t>
      </w:r>
    </w:p>
    <w:p w14:paraId="17625464" w14:textId="77777777" w:rsidR="004C693F" w:rsidRDefault="008737C7">
      <w:pPr>
        <w:spacing w:after="140"/>
      </w:pPr>
      <w:r>
        <w:rPr>
          <w:sz w:val="21"/>
          <w:szCs w:val="21"/>
        </w:rPr>
        <w:t>_______________________________________________  (Signature of general partner)</w:t>
      </w:r>
    </w:p>
    <w:p w14:paraId="324C2DA9" w14:textId="77777777" w:rsidR="004C693F" w:rsidRDefault="008737C7">
      <w:pPr>
        <w:spacing w:after="140"/>
      </w:pPr>
      <w:r>
        <w:rPr>
          <w:sz w:val="21"/>
          <w:szCs w:val="21"/>
        </w:rPr>
        <w:t>Doing business as: ______________________________________________________________</w:t>
      </w:r>
    </w:p>
    <w:p w14:paraId="2F80821D" w14:textId="77777777" w:rsidR="004C693F" w:rsidRDefault="008737C7">
      <w:pPr>
        <w:spacing w:after="140"/>
      </w:pPr>
      <w:r>
        <w:rPr>
          <w:sz w:val="21"/>
          <w:szCs w:val="21"/>
        </w:rPr>
        <w:t>Business address: _______________________________________________________________</w:t>
      </w:r>
    </w:p>
    <w:p w14:paraId="700C6494" w14:textId="77777777" w:rsidR="004C693F" w:rsidRDefault="008737C7">
      <w:pPr>
        <w:spacing w:after="140"/>
      </w:pPr>
      <w:r>
        <w:rPr>
          <w:sz w:val="21"/>
          <w:szCs w:val="21"/>
        </w:rPr>
        <w:t>City: ______________________________  State: ______  ZIP: ______________</w:t>
      </w:r>
    </w:p>
    <w:p w14:paraId="267B7E00" w14:textId="77777777" w:rsidR="004C693F" w:rsidRDefault="008737C7">
      <w:pPr>
        <w:spacing w:after="140"/>
      </w:pPr>
      <w:r>
        <w:rPr>
          <w:sz w:val="21"/>
          <w:szCs w:val="21"/>
        </w:rPr>
        <w:t>Phone No.: ______________________   Email: ______________________________</w:t>
      </w:r>
    </w:p>
    <w:p w14:paraId="6A9D7FC4" w14:textId="77777777" w:rsidR="004C693F" w:rsidRDefault="008737C7">
      <w:pPr>
        <w:spacing w:after="140"/>
      </w:pPr>
      <w:r>
        <w:rPr>
          <w:sz w:val="21"/>
          <w:szCs w:val="21"/>
        </w:rPr>
        <w:t>Date: ______________________, 2026</w:t>
      </w:r>
    </w:p>
    <w:p w14:paraId="373B8421" w14:textId="77777777" w:rsidR="004C693F" w:rsidRDefault="008737C7">
      <w:pPr>
        <w:spacing w:after="140"/>
      </w:pPr>
      <w:r>
        <w:rPr>
          <w:sz w:val="21"/>
          <w:szCs w:val="21"/>
        </w:rPr>
        <w:t>ATTEST: ______________________________   Title: ______________________________</w:t>
      </w:r>
    </w:p>
    <w:p w14:paraId="0148BE7C" w14:textId="77777777" w:rsidR="004C693F" w:rsidRDefault="008737C7">
      <w:pPr>
        <w:spacing w:before="200" w:after="100"/>
      </w:pPr>
      <w:r>
        <w:rPr>
          <w:b/>
          <w:bCs/>
          <w:sz w:val="23"/>
          <w:szCs w:val="23"/>
        </w:rPr>
        <w:t>If a Corporation or Limited Liability Company</w:t>
      </w:r>
    </w:p>
    <w:p w14:paraId="5EC03C04" w14:textId="77777777" w:rsidR="004C693F" w:rsidRDefault="008737C7">
      <w:pPr>
        <w:spacing w:after="140"/>
      </w:pPr>
      <w:r>
        <w:rPr>
          <w:sz w:val="21"/>
          <w:szCs w:val="21"/>
        </w:rPr>
        <w:t>Contractor's License Number: ______________________   License Expiration Date: ______________</w:t>
      </w:r>
    </w:p>
    <w:p w14:paraId="0FCB3C4D" w14:textId="77777777" w:rsidR="004C693F" w:rsidRDefault="008737C7">
      <w:pPr>
        <w:spacing w:after="140"/>
      </w:pPr>
      <w:r>
        <w:rPr>
          <w:sz w:val="21"/>
          <w:szCs w:val="21"/>
        </w:rPr>
        <w:t>By: ___________________________________________  (Corporation / LLC name)</w:t>
      </w:r>
    </w:p>
    <w:p w14:paraId="02D5028F" w14:textId="77777777" w:rsidR="004C693F" w:rsidRDefault="008737C7">
      <w:pPr>
        <w:spacing w:after="140"/>
      </w:pPr>
      <w:r>
        <w:rPr>
          <w:sz w:val="21"/>
          <w:szCs w:val="21"/>
        </w:rPr>
        <w:t>_______________________________________  Title: ______________________________</w:t>
      </w:r>
    </w:p>
    <w:p w14:paraId="40CFDE59" w14:textId="77777777" w:rsidR="004C693F" w:rsidRDefault="008737C7">
      <w:pPr>
        <w:spacing w:after="140"/>
      </w:pPr>
      <w:r>
        <w:rPr>
          <w:i/>
          <w:iCs/>
          <w:sz w:val="19"/>
          <w:szCs w:val="19"/>
        </w:rPr>
        <w:t>(Signature of authorized official)</w:t>
      </w:r>
    </w:p>
    <w:p w14:paraId="0191D13B" w14:textId="77777777" w:rsidR="004C693F" w:rsidRDefault="008737C7">
      <w:pPr>
        <w:spacing w:after="140"/>
      </w:pPr>
      <w:r>
        <w:rPr>
          <w:sz w:val="21"/>
          <w:szCs w:val="21"/>
        </w:rPr>
        <w:t>Doing business as: ______________________________________________________________</w:t>
      </w:r>
    </w:p>
    <w:p w14:paraId="52148732" w14:textId="77777777" w:rsidR="004C693F" w:rsidRDefault="008737C7">
      <w:pPr>
        <w:spacing w:after="140"/>
      </w:pPr>
      <w:r>
        <w:rPr>
          <w:sz w:val="21"/>
          <w:szCs w:val="21"/>
        </w:rPr>
        <w:t>Business address: _______________________________________________________________</w:t>
      </w:r>
    </w:p>
    <w:p w14:paraId="78935CEF" w14:textId="77777777" w:rsidR="004C693F" w:rsidRDefault="008737C7">
      <w:pPr>
        <w:spacing w:after="140"/>
      </w:pPr>
      <w:r>
        <w:rPr>
          <w:sz w:val="21"/>
          <w:szCs w:val="21"/>
        </w:rPr>
        <w:t>City: ______________________________  State: ______  ZIP: ______________</w:t>
      </w:r>
    </w:p>
    <w:p w14:paraId="486124F9" w14:textId="77777777" w:rsidR="004C693F" w:rsidRDefault="008737C7">
      <w:pPr>
        <w:spacing w:after="140"/>
      </w:pPr>
      <w:r>
        <w:rPr>
          <w:sz w:val="21"/>
          <w:szCs w:val="21"/>
        </w:rPr>
        <w:t>Phone No.: ______________________   Email: ______________________________</w:t>
      </w:r>
    </w:p>
    <w:p w14:paraId="51D450E1" w14:textId="77777777" w:rsidR="004C693F" w:rsidRDefault="008737C7">
      <w:pPr>
        <w:spacing w:after="140"/>
      </w:pPr>
      <w:r>
        <w:rPr>
          <w:sz w:val="21"/>
          <w:szCs w:val="21"/>
        </w:rPr>
        <w:t>Date: ______________________, 2026</w:t>
      </w:r>
    </w:p>
    <w:p w14:paraId="592F9B35" w14:textId="77777777" w:rsidR="004C693F" w:rsidRDefault="008737C7">
      <w:pPr>
        <w:spacing w:after="140"/>
      </w:pPr>
      <w:r>
        <w:rPr>
          <w:sz w:val="21"/>
          <w:szCs w:val="21"/>
        </w:rPr>
        <w:t>ATTEST: ______________________________   Title: ______________________________</w:t>
      </w:r>
    </w:p>
    <w:p w14:paraId="1262276F" w14:textId="77777777" w:rsidR="004C693F" w:rsidRDefault="008737C7">
      <w:pPr>
        <w:spacing w:after="140"/>
      </w:pPr>
      <w:r>
        <w:rPr>
          <w:sz w:val="21"/>
          <w:szCs w:val="21"/>
        </w:rPr>
        <w:t>(Seal)</w:t>
      </w:r>
    </w:p>
    <w:p w14:paraId="5A8F855F" w14:textId="77777777" w:rsidR="004C693F" w:rsidRDefault="008737C7">
      <w:r>
        <w:br w:type="page"/>
      </w:r>
    </w:p>
    <w:p w14:paraId="4EFC6241" w14:textId="77777777" w:rsidR="004C693F" w:rsidRDefault="008737C7">
      <w:pPr>
        <w:keepNext/>
        <w:spacing w:after="200"/>
        <w:jc w:val="center"/>
      </w:pPr>
      <w:r>
        <w:rPr>
          <w:b/>
          <w:bCs/>
          <w:sz w:val="28"/>
          <w:szCs w:val="28"/>
          <w:u w:val="single"/>
        </w:rPr>
        <w:lastRenderedPageBreak/>
        <w:t>DEBARRED FIRMS CERTIFICATION FORM</w:t>
      </w:r>
    </w:p>
    <w:p w14:paraId="43524229" w14:textId="77777777" w:rsidR="004C693F" w:rsidRDefault="008737C7">
      <w:pPr>
        <w:spacing w:after="30"/>
      </w:pPr>
      <w:r>
        <w:t>FROM:   Town Council of the Town of China Grove</w:t>
      </w:r>
    </w:p>
    <w:p w14:paraId="45C103F9" w14:textId="77777777" w:rsidR="004C693F" w:rsidRDefault="008737C7">
      <w:pPr>
        <w:spacing w:after="160"/>
      </w:pPr>
      <w:r>
        <w:t xml:space="preserve">             333 North Main Street, China Grove, North Carolina 28023</w:t>
      </w:r>
    </w:p>
    <w:p w14:paraId="18C24293" w14:textId="77777777" w:rsidR="004C693F" w:rsidRDefault="008737C7">
      <w:pPr>
        <w:spacing w:after="200"/>
      </w:pPr>
      <w:r>
        <w:t>TO:        Bidders on Street Resurfacing, Contract No. STR-27</w:t>
      </w:r>
    </w:p>
    <w:p w14:paraId="6F80B015" w14:textId="77777777" w:rsidR="004C693F" w:rsidRDefault="008737C7">
      <w:pPr>
        <w:spacing w:after="140"/>
      </w:pPr>
      <w:r>
        <w:t>The undersigned hereby certifies that the firm of ______________________________________________ has not been suspended or debarred by the State of North Carolina or any agency or department thereof for conviction or indictment for any of the offenses enumerated in N.C. Gen. Stat. § 133-27, nor will it award any subcontract of any tier to a firm that has been suspended or debarred for conviction or indictment of any of the offenses enumerated in N.C. Gen. Stat. § 133-27.</w:t>
      </w:r>
    </w:p>
    <w:p w14:paraId="36EFF5B0" w14:textId="77777777" w:rsidR="004C693F" w:rsidRDefault="004C693F"/>
    <w:p w14:paraId="2EB135AF" w14:textId="77777777" w:rsidR="004C693F" w:rsidRDefault="004C693F"/>
    <w:p w14:paraId="5F653EC2" w14:textId="77777777" w:rsidR="004C693F" w:rsidRDefault="008737C7">
      <w:pPr>
        <w:spacing w:after="30"/>
      </w:pPr>
      <w:r>
        <w:t>____________________________________________</w:t>
      </w:r>
    </w:p>
    <w:p w14:paraId="4A257D8E" w14:textId="77777777" w:rsidR="004C693F" w:rsidRDefault="008737C7">
      <w:pPr>
        <w:spacing w:after="200"/>
      </w:pPr>
      <w:r>
        <w:rPr>
          <w:sz w:val="20"/>
          <w:szCs w:val="20"/>
        </w:rPr>
        <w:t>Name of firm</w:t>
      </w:r>
    </w:p>
    <w:p w14:paraId="1B4E8BB4" w14:textId="77777777" w:rsidR="004C693F" w:rsidRDefault="008737C7">
      <w:pPr>
        <w:spacing w:after="30"/>
      </w:pPr>
      <w:r>
        <w:t>____________________________________________   Title: ______________________________</w:t>
      </w:r>
    </w:p>
    <w:p w14:paraId="2F522713" w14:textId="77777777" w:rsidR="004C693F" w:rsidRDefault="008737C7">
      <w:pPr>
        <w:spacing w:after="200"/>
      </w:pPr>
      <w:r>
        <w:rPr>
          <w:sz w:val="20"/>
          <w:szCs w:val="20"/>
        </w:rPr>
        <w:t>Signature of authorized official</w:t>
      </w:r>
    </w:p>
    <w:p w14:paraId="7DB1BD98" w14:textId="77777777" w:rsidR="004C693F" w:rsidRDefault="008737C7">
      <w:pPr>
        <w:spacing w:after="200"/>
      </w:pPr>
      <w:r>
        <w:t>ATTEST: ____________________________________   Title: ______________________________</w:t>
      </w:r>
    </w:p>
    <w:p w14:paraId="26C36B2E" w14:textId="77777777" w:rsidR="004C693F" w:rsidRDefault="008737C7">
      <w:pPr>
        <w:spacing w:after="240"/>
      </w:pPr>
      <w:r>
        <w:t>(Seal)</w:t>
      </w:r>
    </w:p>
    <w:p w14:paraId="31F37A09" w14:textId="77777777" w:rsidR="004C693F" w:rsidRDefault="008737C7">
      <w:pPr>
        <w:spacing w:after="160"/>
      </w:pPr>
      <w:r>
        <w:t>______________________ County, North Carolina</w:t>
      </w:r>
    </w:p>
    <w:p w14:paraId="649D7931" w14:textId="77777777" w:rsidR="004C693F" w:rsidRDefault="008737C7">
      <w:pPr>
        <w:spacing w:after="200"/>
      </w:pPr>
      <w:r>
        <w:t>Sworn and subscribed before me this the ______ day of ____________________, 20____.</w:t>
      </w:r>
    </w:p>
    <w:p w14:paraId="083F4969" w14:textId="77777777" w:rsidR="004C693F" w:rsidRDefault="008737C7">
      <w:pPr>
        <w:spacing w:after="30"/>
      </w:pPr>
      <w:r>
        <w:t>____________________________________          ____________________________________</w:t>
      </w:r>
    </w:p>
    <w:p w14:paraId="7EEFF73D" w14:textId="77777777" w:rsidR="004C693F" w:rsidRDefault="008737C7">
      <w:pPr>
        <w:spacing w:after="200"/>
      </w:pPr>
      <w:r>
        <w:rPr>
          <w:sz w:val="20"/>
          <w:szCs w:val="20"/>
        </w:rPr>
        <w:t>Signature of Notary Public                              (Print or type name of Notary Public)</w:t>
      </w:r>
    </w:p>
    <w:p w14:paraId="56ECE4E8" w14:textId="77777777" w:rsidR="004C693F" w:rsidRDefault="008737C7">
      <w:pPr>
        <w:spacing w:after="140"/>
      </w:pPr>
      <w:r>
        <w:t>(Notary Seal)</w:t>
      </w:r>
    </w:p>
    <w:p w14:paraId="59167AF6" w14:textId="77777777" w:rsidR="004C693F" w:rsidRDefault="008737C7">
      <w:r>
        <w:br w:type="page"/>
      </w:r>
    </w:p>
    <w:p w14:paraId="4E7811AC" w14:textId="77777777" w:rsidR="004C693F" w:rsidRDefault="008737C7">
      <w:pPr>
        <w:spacing w:after="60"/>
        <w:jc w:val="center"/>
      </w:pPr>
      <w:r>
        <w:rPr>
          <w:b/>
          <w:bCs/>
        </w:rPr>
        <w:lastRenderedPageBreak/>
        <w:t>TOWN OF CHINA GROVE — PUBLIC WORKS DEPARTMENT</w:t>
      </w:r>
    </w:p>
    <w:p w14:paraId="6F4AD94F" w14:textId="77777777" w:rsidR="004C693F" w:rsidRDefault="008737C7">
      <w:pPr>
        <w:keepNext/>
        <w:spacing w:after="80"/>
        <w:jc w:val="center"/>
      </w:pPr>
      <w:r>
        <w:rPr>
          <w:b/>
          <w:bCs/>
          <w:sz w:val="28"/>
          <w:szCs w:val="28"/>
          <w:u w:val="single"/>
        </w:rPr>
        <w:t>EXHIBIT “H”</w:t>
      </w:r>
    </w:p>
    <w:p w14:paraId="257FA622" w14:textId="77777777" w:rsidR="004C693F" w:rsidRDefault="008737C7">
      <w:pPr>
        <w:spacing w:after="40"/>
        <w:jc w:val="center"/>
      </w:pPr>
      <w:r>
        <w:rPr>
          <w:b/>
          <w:bCs/>
          <w:sz w:val="24"/>
          <w:szCs w:val="24"/>
        </w:rPr>
        <w:t>SPECIAL PROVISIONS AND CONDITIONS</w:t>
      </w:r>
    </w:p>
    <w:p w14:paraId="2D1538B3" w14:textId="77777777" w:rsidR="004C693F" w:rsidRDefault="008737C7">
      <w:pPr>
        <w:spacing w:after="240"/>
        <w:jc w:val="center"/>
      </w:pPr>
      <w:r>
        <w:rPr>
          <w:b/>
          <w:bCs/>
          <w:sz w:val="23"/>
          <w:szCs w:val="23"/>
        </w:rPr>
        <w:t>Street Resurfacing, Contract No. STR-27</w:t>
      </w:r>
    </w:p>
    <w:p w14:paraId="222CF668" w14:textId="77777777" w:rsidR="004C693F" w:rsidRDefault="008737C7">
      <w:pPr>
        <w:keepNext/>
        <w:spacing w:before="160" w:after="100"/>
      </w:pPr>
      <w:r>
        <w:rPr>
          <w:b/>
          <w:bCs/>
        </w:rPr>
        <w:t>SC-1. Questions by Bidders to the Town</w:t>
      </w:r>
    </w:p>
    <w:p w14:paraId="31F5C348" w14:textId="77777777" w:rsidR="004C693F" w:rsidRDefault="008737C7">
      <w:pPr>
        <w:spacing w:after="140"/>
      </w:pPr>
      <w:r>
        <w:t>All questions about the meaning or intent of the bidding documents and the contract documents shall be submitted in writing to the Director. Interpretations or clarifications considered necessary by the Director in response to such questions will be issued by written Addendum, transmitted electronically or delivered to all parties recorded by the Public Works Department as having received the bidding documents, and posted with the solicitation. Questions received less than ten (10) days prior to the date for opening of bids may not be answered. Only answers issued by Addendum will be binding. Oral interpretations or clarifications are without legal effect.</w:t>
      </w:r>
    </w:p>
    <w:p w14:paraId="3C517048" w14:textId="77777777" w:rsidR="004C693F" w:rsidRDefault="008737C7">
      <w:pPr>
        <w:keepNext/>
        <w:spacing w:before="160" w:after="100"/>
      </w:pPr>
      <w:r>
        <w:rPr>
          <w:b/>
          <w:bCs/>
        </w:rPr>
        <w:t>SC-2. Project Location</w:t>
      </w:r>
    </w:p>
    <w:p w14:paraId="1B4D4CCE" w14:textId="77777777" w:rsidR="004C693F" w:rsidRDefault="008737C7">
      <w:pPr>
        <w:spacing w:after="140"/>
      </w:pPr>
      <w:r>
        <w:t>Locations of Town-maintained streets and other specified areas under the contract work proposed for street preservation operations are as indicated on Attachment 1 — Street Schedule, or as designated in writing by change order by the Director. Attachment 1 and any associated communication are made part of these Special Provisions and Conditions. The Director may, in an emergency situation, call for work by the Contractor. Streets not on the Town's municipal street system, and State-maintained routes within the Town's corporate limits, are excluded from this contract unless expressly listed on Attachment 1.</w:t>
      </w:r>
    </w:p>
    <w:p w14:paraId="7F883BB8" w14:textId="77777777" w:rsidR="004C693F" w:rsidRDefault="008737C7">
      <w:pPr>
        <w:keepNext/>
        <w:spacing w:before="160" w:after="100"/>
      </w:pPr>
      <w:r>
        <w:rPr>
          <w:b/>
          <w:bCs/>
        </w:rPr>
        <w:t>SC-3. Bid and Bid Bond</w:t>
      </w:r>
    </w:p>
    <w:p w14:paraId="28680D96" w14:textId="77777777" w:rsidR="004C693F" w:rsidRDefault="008737C7">
      <w:pPr>
        <w:spacing w:after="140"/>
      </w:pPr>
      <w:r>
        <w:t>A bid may be modified or withdrawn by the submitting Bidder at any time prior to the opening of bids. If, within twenty-four (24) hours after bids are opened, a Bidder files a duly signed written notice with the Town and promptly thereafter demonstrates to the reasonable satisfaction of the Town that there was a material and substantial mistake in the preparation of its bid, that Bidder may withdraw its bid and the bid security will be returned. Thereafter, that Bidder will be disqualified from further bidding on the work provided under the contract documents. A bond or deposit for the bid is required in the amount of five percent (5%) of the total bid amount, in accordance with N.C. Gen. Stat. § 143-129(b).</w:t>
      </w:r>
    </w:p>
    <w:p w14:paraId="3ADE0431" w14:textId="77777777" w:rsidR="004C693F" w:rsidRDefault="008737C7">
      <w:pPr>
        <w:keepNext/>
        <w:spacing w:before="160" w:after="100"/>
      </w:pPr>
      <w:r>
        <w:rPr>
          <w:b/>
          <w:bCs/>
        </w:rPr>
        <w:t>SC-4. Award, Waiver of Informalities, and Right of Rejection</w:t>
      </w:r>
    </w:p>
    <w:p w14:paraId="72539753" w14:textId="77777777" w:rsidR="004C693F" w:rsidRDefault="008737C7">
      <w:pPr>
        <w:spacing w:after="140"/>
      </w:pPr>
      <w:r>
        <w:t>The Town of China Grove reserves the right to waive informalities and to reject any or all bids. Award, if made, will be by the China Grove Town Council to the lowest responsible, responsive bidder, taking into consideration quality, performance, and the time specified for performance of the work, and is subject to the receipt of the minimum number of bids required by N.C. Gen. Stat. § 143-132 and to the appropriation of funds under N.C. Gen. Stat. § 159-28.</w:t>
      </w:r>
    </w:p>
    <w:p w14:paraId="0BE14EF4" w14:textId="77777777" w:rsidR="004C693F" w:rsidRDefault="008737C7">
      <w:pPr>
        <w:keepNext/>
        <w:spacing w:before="160" w:after="100"/>
      </w:pPr>
      <w:r>
        <w:rPr>
          <w:b/>
          <w:bCs/>
        </w:rPr>
        <w:t>SC-5. E-Verify</w:t>
      </w:r>
    </w:p>
    <w:p w14:paraId="5D9EAD99" w14:textId="77777777" w:rsidR="004C693F" w:rsidRDefault="008737C7">
      <w:pPr>
        <w:spacing w:after="140"/>
      </w:pPr>
      <w:r>
        <w:t>The Contractor is advised that the Town of China Grove requires that employers use E-Verify and that the work authorization of employees be verified through E-Verify in accordance with N.C. Gen. Stat. § 64-26(a) and § 143-133.3. The Contractor shall reference Exhibit “B” of the Standard Form Construction Contract and provide the affidavit with regard to this requirement.</w:t>
      </w:r>
    </w:p>
    <w:p w14:paraId="2B76A0F2" w14:textId="4FFF69B2" w:rsidR="004C693F" w:rsidRDefault="008737C7">
      <w:pPr>
        <w:keepNext/>
        <w:spacing w:before="160" w:after="100"/>
      </w:pPr>
      <w:r>
        <w:rPr>
          <w:b/>
          <w:bCs/>
        </w:rPr>
        <w:t>SC-6. EEO, and Drug-Free Workplace</w:t>
      </w:r>
    </w:p>
    <w:p w14:paraId="01094001" w14:textId="77777777" w:rsidR="004C693F" w:rsidRDefault="008737C7">
      <w:pPr>
        <w:spacing w:after="140"/>
      </w:pPr>
      <w:r>
        <w:t>The Town of China Grove does not discriminate in administering any of its programs and activities. The Contractor awarded the contract will be required to assure that no person shall be denied employment or fair treatment, or in any way discriminated against, on the basis of race, sex, religion, age, national origin, or disability.</w:t>
      </w:r>
    </w:p>
    <w:p w14:paraId="3CECEF21" w14:textId="77777777" w:rsidR="004C693F" w:rsidRDefault="008737C7">
      <w:pPr>
        <w:spacing w:after="140"/>
      </w:pPr>
      <w:r>
        <w:lastRenderedPageBreak/>
        <w:t>It is a requirement of the Town of China Grove that the project work site and work force be drug free. The Bidder's qualifications statement shall include a commitment to this requirement and an indication of the plan by which the firm will ensure compliance.</w:t>
      </w:r>
    </w:p>
    <w:p w14:paraId="689EA9EA" w14:textId="77777777" w:rsidR="004C693F" w:rsidRDefault="008737C7">
      <w:pPr>
        <w:keepNext/>
        <w:spacing w:before="160" w:after="100"/>
      </w:pPr>
      <w:r>
        <w:rPr>
          <w:b/>
          <w:bCs/>
        </w:rPr>
        <w:t>SC-7. Insurance</w:t>
      </w:r>
    </w:p>
    <w:p w14:paraId="29E9698D" w14:textId="77777777" w:rsidR="004C693F" w:rsidRDefault="008737C7">
      <w:pPr>
        <w:spacing w:after="140"/>
      </w:pPr>
      <w:r>
        <w:t>Certificates of Insurance must be submitted on an ACORD 25 form (latest revision), and the Town (not a specific individual or department) must be named as additional insured on all lines of coverage except Workers' Compensation. On the Certificate of Insurance, the ADDL INSR column shall be marked with an “X” to indicate the Town is an additional insured for the specific lines of coverage.</w:t>
      </w:r>
    </w:p>
    <w:p w14:paraId="7A82FD24" w14:textId="77777777" w:rsidR="004C693F" w:rsidRDefault="008737C7">
      <w:pPr>
        <w:spacing w:after="140"/>
      </w:pPr>
      <w:r>
        <w:t>The following wording must be entered into the Description of Operations: “The Town of China Grove is named additional insured as required by written contract. Waiver of subrogation is granted in favor of the Town of China Grove on General Liability and Workers' Compensation policies.”</w:t>
      </w:r>
    </w:p>
    <w:p w14:paraId="0E3653C1" w14:textId="77777777" w:rsidR="004C693F" w:rsidRDefault="008737C7">
      <w:pPr>
        <w:spacing w:after="140"/>
      </w:pPr>
      <w:r>
        <w:t>The following address must be used for Certificates of Insurance: Town of China Grove, Attn: Town Manager, 333 North Main Street, China Grove, NC 28023.</w:t>
      </w:r>
    </w:p>
    <w:p w14:paraId="5537C863" w14:textId="77777777" w:rsidR="004C693F" w:rsidRDefault="008737C7">
      <w:pPr>
        <w:spacing w:after="140"/>
      </w:pPr>
      <w:r>
        <w:t>North Carolina Workers' Compensation insurance at mandatory statutory limits must be maintained for employers with three or more employees.</w:t>
      </w:r>
    </w:p>
    <w:p w14:paraId="580F5D6C" w14:textId="77777777" w:rsidR="004C693F" w:rsidRDefault="008737C7">
      <w:pPr>
        <w:keepNext/>
        <w:spacing w:before="160" w:after="100"/>
      </w:pPr>
      <w:r>
        <w:rPr>
          <w:b/>
          <w:bCs/>
        </w:rPr>
        <w:t>SC-8. Sales and Use Tax, Finance Forms, and Billings</w:t>
      </w:r>
    </w:p>
    <w:p w14:paraId="607FE1CF" w14:textId="77777777" w:rsidR="004C693F" w:rsidRDefault="008737C7">
      <w:pPr>
        <w:spacing w:after="140"/>
      </w:pPr>
      <w:r>
        <w:t>The Town's designated representative (inspector) and the Contractor are to coordinate the billings to be used under this contract. The inspector will note the appropriate account line item numbers on submitted Contractor Pay Request forms. Provisions for sales and use taxes, if any, are set forth by the requirements and direction of the Town of China Grove Finance Department. A Contractor Pay Request form and a North Carolina Sales and Use Tax Report are provided as part of this bid package at Exhibit “E.” The Contractor shall submit a complete sales and use tax report to support the Town's claim for refund under N.C. Gen. Stat. § 105-164.14(c). Questions shall be coordinated through the Town of China Grove Finance Department.</w:t>
      </w:r>
    </w:p>
    <w:p w14:paraId="2506996B" w14:textId="77777777" w:rsidR="004C693F" w:rsidRDefault="008737C7">
      <w:pPr>
        <w:keepNext/>
        <w:spacing w:before="160" w:after="100"/>
      </w:pPr>
      <w:r>
        <w:rPr>
          <w:b/>
          <w:bCs/>
        </w:rPr>
        <w:t>SC-9. Performance and Payment Bonds</w:t>
      </w:r>
    </w:p>
    <w:p w14:paraId="093861D6" w14:textId="77777777" w:rsidR="004C693F" w:rsidRDefault="008737C7">
      <w:pPr>
        <w:spacing w:after="140"/>
      </w:pPr>
      <w:r>
        <w:t>The successful Bidder will be required to furnish a one hundred percent (100%) Performance Bond and a one hundred percent (100%) Payment Bond, on the forms provided by the Town at Exhibit “F,” as security for the faithful performance of the work and the payment of all bills and obligations arising from the performance of the work, in accordance with Article 3 of Chapter 44A of the North Carolina General Statutes.</w:t>
      </w:r>
    </w:p>
    <w:p w14:paraId="530DF88D" w14:textId="77777777" w:rsidR="004C693F" w:rsidRDefault="008737C7">
      <w:pPr>
        <w:keepNext/>
        <w:spacing w:before="160" w:after="100"/>
      </w:pPr>
      <w:r>
        <w:rPr>
          <w:b/>
          <w:bCs/>
        </w:rPr>
        <w:t>SC-10. Certain Provisions Relating to Project Construction</w:t>
      </w:r>
    </w:p>
    <w:p w14:paraId="5A0520B3" w14:textId="77777777" w:rsidR="004C693F" w:rsidRDefault="008737C7">
      <w:pPr>
        <w:spacing w:after="60"/>
      </w:pPr>
      <w:r>
        <w:rPr>
          <w:b/>
          <w:bCs/>
        </w:rPr>
        <w:t>Milling:</w:t>
      </w:r>
    </w:p>
    <w:p w14:paraId="11C446F3" w14:textId="77777777" w:rsidR="004C693F" w:rsidRDefault="008737C7">
      <w:pPr>
        <w:spacing w:after="60"/>
        <w:ind w:left="360"/>
      </w:pPr>
      <w:r>
        <w:t>•  Milling shall be performed in such a manner as to control the dust generated and mitigate mill dust from the Contractor's operations.</w:t>
      </w:r>
    </w:p>
    <w:p w14:paraId="31E29C8A" w14:textId="77777777" w:rsidR="004C693F" w:rsidRDefault="008737C7">
      <w:pPr>
        <w:spacing w:after="60"/>
        <w:ind w:left="360"/>
      </w:pPr>
      <w:r>
        <w:t>•  The Contractor is to provide areas outside the right-of-way to dispose of milled material, which becomes the property of the Contractor. Any cost associated with this is incidental to the pay items associated with this part of the work.</w:t>
      </w:r>
    </w:p>
    <w:p w14:paraId="5D9C1FD1" w14:textId="77777777" w:rsidR="004C693F" w:rsidRDefault="008737C7">
      <w:pPr>
        <w:spacing w:after="60"/>
        <w:ind w:left="360"/>
      </w:pPr>
      <w:r>
        <w:t>•  All milled roads must have binder placed no later than three (3) calendar days after completion of milling.</w:t>
      </w:r>
    </w:p>
    <w:p w14:paraId="497D6BEB" w14:textId="77777777" w:rsidR="004C693F" w:rsidRDefault="008737C7">
      <w:pPr>
        <w:spacing w:after="60"/>
        <w:ind w:left="360"/>
      </w:pPr>
      <w:r>
        <w:t>•  Milled surfaces left open to traffic shall be signed in accordance with the MUTCD, and any milled edge exceeding two inches adjacent to a travel lane shall be protected or wedged.</w:t>
      </w:r>
    </w:p>
    <w:p w14:paraId="6BA1EBC9" w14:textId="77777777" w:rsidR="004C693F" w:rsidRDefault="008737C7">
      <w:pPr>
        <w:spacing w:before="140" w:after="60"/>
      </w:pPr>
      <w:r>
        <w:rPr>
          <w:b/>
          <w:bCs/>
        </w:rPr>
        <w:t>Asphalt Repaving:</w:t>
      </w:r>
    </w:p>
    <w:p w14:paraId="3DDF80EB" w14:textId="77777777" w:rsidR="004C693F" w:rsidRDefault="008737C7">
      <w:pPr>
        <w:spacing w:after="60"/>
        <w:ind w:left="360"/>
      </w:pPr>
      <w:r>
        <w:lastRenderedPageBreak/>
        <w:t>•  Pave each section of roadway begun in a continuous operation. Do not begin work on another section of roadway unless satisfactory progress is being made toward completion of intersections and all other required incidental work, except for milling and patching operations.</w:t>
      </w:r>
    </w:p>
    <w:p w14:paraId="42619DCC" w14:textId="77777777" w:rsidR="004C693F" w:rsidRDefault="008737C7">
      <w:pPr>
        <w:spacing w:after="60"/>
        <w:ind w:left="360"/>
      </w:pPr>
      <w:r>
        <w:t>•  Place asphalt concrete in trench sections with asphalt pavement spreaders made for the purpose, or with other equipment approved by the Director.</w:t>
      </w:r>
    </w:p>
    <w:p w14:paraId="35EF8090" w14:textId="77777777" w:rsidR="004C693F" w:rsidRDefault="008737C7">
      <w:pPr>
        <w:spacing w:after="60"/>
        <w:ind w:left="360"/>
      </w:pPr>
      <w:r>
        <w:t>•  The actual asphalt binder content will be established during construction by the Director within the limits established in the Standard Specifications. Certain listed streets could be rehabilitated and resurfaced using a mix type different from that specified in the contract pay items at the direction of the Director. In the event a different mix is specified by the Director or proposed in writing by the Contractor, and if the Contractor and the Director mutually agree to a contract unit price for the new mix type pay item, payment will be made in accordance with the appropriate method of measurement and basis of payment given in the General Conditions and by written change order.</w:t>
      </w:r>
    </w:p>
    <w:p w14:paraId="4023EBE7" w14:textId="77777777" w:rsidR="004C693F" w:rsidRDefault="008737C7">
      <w:pPr>
        <w:keepNext/>
        <w:spacing w:before="160" w:after="100"/>
      </w:pPr>
      <w:r>
        <w:rPr>
          <w:b/>
          <w:bCs/>
        </w:rPr>
        <w:t>SC-11. Damages and Repairs</w:t>
      </w:r>
    </w:p>
    <w:p w14:paraId="3D1DE3B8" w14:textId="77777777" w:rsidR="004C693F" w:rsidRDefault="008737C7">
      <w:pPr>
        <w:spacing w:after="60"/>
        <w:ind w:left="360"/>
      </w:pPr>
      <w:r>
        <w:t>•  The Town of China Grove will not be responsible for any claim or damages brought by property owners arising out of the Contractor's operations. Should the Contractor fail to make necessary damage repairs within a reasonable period of time as determined by the Director to any public or private infrastructure damaged by the Contractor or a subcontractor within the course of the work, the Town will make repairs and shall be reimbursed by the Contractor for all labor, tools, and materials necessary to correct the failure. Such reimbursements shall be deducted from money due the Contractor or shall be billed to the Contractor.</w:t>
      </w:r>
    </w:p>
    <w:p w14:paraId="3EB5EBC7" w14:textId="77777777" w:rsidR="004C693F" w:rsidRDefault="008737C7">
      <w:pPr>
        <w:spacing w:after="60"/>
        <w:ind w:left="360"/>
      </w:pPr>
      <w:r>
        <w:t>•  The Contractor will be responsible for protection, prevention of vandalism, and maintenance of asphalt work, permanent thermoplastic pavement lines and markings, and newly installed fresh-poured concrete such as curb and gutter, wheelchair ramps, and sidewalk sections, prior to acceptance by the Town.</w:t>
      </w:r>
    </w:p>
    <w:p w14:paraId="6422F447" w14:textId="77777777" w:rsidR="004C693F" w:rsidRDefault="008737C7">
      <w:pPr>
        <w:keepNext/>
        <w:spacing w:before="160" w:after="100"/>
      </w:pPr>
      <w:r>
        <w:rPr>
          <w:b/>
          <w:bCs/>
        </w:rPr>
        <w:t>SC-12. Inspection and Final Acceptance of the Work</w:t>
      </w:r>
    </w:p>
    <w:p w14:paraId="2C023078" w14:textId="77777777" w:rsidR="004C693F" w:rsidRDefault="008737C7">
      <w:pPr>
        <w:spacing w:after="140"/>
      </w:pPr>
      <w:r>
        <w:t>The Director or the Director's designated representative reserves the right to perform all inspection and to make all final acceptance of the work. If failure of an item of work occurs within the time of the contract, the Contractor shall begin to make necessary repairs within two (2) weeks, weather permitting. Should the Contractor fail to make necessary repairs within the established time frames, the Town of China Grove will make repairs and shall be reimbursed by the Contractor for all labor, tools, and materials necessary to correct the failure. Such reimbursements shall be deducted from money due the Contractor or shall be billed to the Contractor.</w:t>
      </w:r>
    </w:p>
    <w:p w14:paraId="3A0A7BFD" w14:textId="6880CBA7" w:rsidR="004C693F" w:rsidRDefault="008737C7">
      <w:pPr>
        <w:keepNext/>
        <w:spacing w:before="160" w:after="100"/>
      </w:pPr>
      <w:r>
        <w:rPr>
          <w:b/>
          <w:bCs/>
        </w:rPr>
        <w:t>SC-13. Preconstruction Conference</w:t>
      </w:r>
    </w:p>
    <w:p w14:paraId="3F4364E4" w14:textId="77777777" w:rsidR="004C693F" w:rsidRDefault="008737C7">
      <w:pPr>
        <w:spacing w:after="140"/>
      </w:pPr>
      <w:r>
        <w:t>Prior to the start of work, the Contractor shall attend a preconstruction conference at China Grove Town Hall with the Director, the Town Manager or designee, and representatives of affected utilities and emergency services. The Contractor shall bring a proposed schedule of operations by street, a traffic control plan, a list of proposed subcontractors with license numbers, and contact information for its superintendent and after-hours emergency contact.</w:t>
      </w:r>
    </w:p>
    <w:p w14:paraId="1782505A" w14:textId="336B1E7F" w:rsidR="004C693F" w:rsidRDefault="008737C7">
      <w:pPr>
        <w:keepNext/>
        <w:spacing w:before="160" w:after="100"/>
      </w:pPr>
      <w:r>
        <w:rPr>
          <w:b/>
          <w:bCs/>
        </w:rPr>
        <w:t>SC-14. Public Notification</w:t>
      </w:r>
    </w:p>
    <w:p w14:paraId="7D515825" w14:textId="77777777" w:rsidR="004C693F" w:rsidRDefault="008737C7">
      <w:pPr>
        <w:spacing w:after="140"/>
      </w:pPr>
      <w:r>
        <w:t>The Contractor shall place door hangers or equivalent written notice at each occupied address on a street not less than twenty-four (24) hours in advance of milling, paving, or striping operations on that street. The Town will provide the notice template. The cost of notification is incidental to the contract unit prices. The Contractor shall coordinate with the Town so that the Town may post notice on its website and social media channels.</w:t>
      </w:r>
    </w:p>
    <w:p w14:paraId="34AF8046" w14:textId="0728969A" w:rsidR="004C693F" w:rsidRDefault="008737C7">
      <w:pPr>
        <w:keepNext/>
        <w:spacing w:before="160" w:after="100"/>
      </w:pPr>
      <w:r>
        <w:rPr>
          <w:b/>
          <w:bCs/>
        </w:rPr>
        <w:lastRenderedPageBreak/>
        <w:t>SC-15. Public Records and Trade Secrets</w:t>
      </w:r>
    </w:p>
    <w:p w14:paraId="4BD8C895" w14:textId="77777777" w:rsidR="004C693F" w:rsidRDefault="008737C7">
      <w:pPr>
        <w:spacing w:after="140"/>
      </w:pPr>
      <w:r>
        <w:t>Bids submitted to the Town are public records under Chapter 132 of the North Carolina General Statutes following the opening of bids. A Bidder that contends any portion of its submission constitutes a trade secret must identify that material specifically and conspicuously at the time of submission and must comply with N.C. Gen. Stat. § 132-1.2. A blanket designation of an entire bid as confidential or proprietary will not be honored, and submission of such a designation does not obligate the Town to withhold any record.</w:t>
      </w:r>
    </w:p>
    <w:p>
      <w:pPr>
        <w:keepNext/>
        <w:spacing w:before="160" w:after="100"/>
        <w:rPr>
          <w:ins w:id="90121" w:author="Trustblocks draft" w:date="2026-09-27T00:00:00Z"/>
        </w:rPr>
      </w:pPr>
      <w:ins w:id="90122" w:author="Trustblocks draft" w:date="2026-09-27T00:00:00Z">
        <w:r>
          <w:rPr>
            <w:b/>
            <w:bCs/>
          </w:rPr>
          <w:t xml:space="preserve">SC-16. Verification Tier and Verifiers</w:t>
        </w:r>
      </w:ins>
    </w:p>
    <w:p>
      <w:pPr>
        <w:spacing w:after="140"/>
        <w:rPr>
          <w:ins w:id="90119" w:author="Trustblocks draft" w:date="2026-09-27T00:00:00Z"/>
        </w:rPr>
      </w:pPr>
      <w:ins w:id="90120" w:author="Trustblocks draft" w:date="2026-09-27T00:00:00Z">
        <w:r>
          <w:t xml:space="preserve">This Contract is verification Tier [4]: an Engineer of record and a testing laboratory; NCDOT and environmental certificates where triggered; and final acceptance by the Director and the Town Manager. Each kind of work is verified, and escalated, as follows:</w:t>
        </w:r>
      </w:ins>
    </w:p>
    <w:p>
      <w:pPr>
        <w:spacing w:after="40"/>
        <w:ind w:left="720"/>
        <w:rPr>
          <w:ins w:id="90101" w:author="Trustblocks draft" w:date="2026-09-27T00:00:00Z"/>
        </w:rPr>
      </w:pPr>
      <w:ins w:id="90102" w:author="Trustblocks draft" w:date="2026-09-27T00:00:00Z">
        <w:r>
          <w:t xml:space="preserve">Crack and joint sealing (1) — verified by the Zoning Administrator or Public Works staff; escalated to the Director of Public Works (disputed quantities)</w:t>
        </w:r>
      </w:ins>
    </w:p>
    <w:p>
      <w:pPr>
        <w:spacing w:after="40"/>
        <w:ind w:left="720"/>
        <w:rPr>
          <w:ins w:id="90103" w:author="Trustblocks draft" w:date="2026-09-27T00:00:00Z"/>
        </w:rPr>
      </w:pPr>
      <w:ins w:id="90104" w:author="Trustblocks draft" w:date="2026-09-27T00:00:00Z">
        <w:r>
          <w:t xml:space="preserve">Patching, leveling, seal coat (2) — verified by the Director of Public Works or designee; escalated to the Engineer (full-depth patching; sub-base placement)</w:t>
        </w:r>
      </w:ins>
    </w:p>
    <w:p>
      <w:pPr>
        <w:spacing w:after="40"/>
        <w:ind w:left="720"/>
        <w:rPr>
          <w:ins w:id="90105" w:author="Trustblocks draft" w:date="2026-09-27T00:00:00Z"/>
        </w:rPr>
      </w:pPr>
      <w:ins w:id="90106" w:author="Trustblocks draft" w:date="2026-09-27T00:00:00Z">
        <w:r>
          <w:t xml:space="preserve">Milling (3) — verified by the Director of Public Works or designee; escalated to the Engineer (depth disputes; milled edges over 2" left open)</w:t>
        </w:r>
      </w:ins>
    </w:p>
    <w:p>
      <w:pPr>
        <w:spacing w:after="40"/>
        <w:ind w:left="720"/>
        <w:rPr>
          <w:ins w:id="90107" w:author="Trustblocks draft" w:date="2026-09-27T00:00:00Z"/>
        </w:rPr>
      </w:pPr>
      <w:ins w:id="90108" w:author="Trustblocks draft" w:date="2026-09-27T00:00:00Z">
        <w:r>
          <w:t xml:space="preserve">Reclamation, undercut, subgrade repair (4) — verified by the Engineer, with a testing laboratory; escalated to a geotechnical engineer (cement stabilization; unsuitable subgrade)</w:t>
        </w:r>
      </w:ins>
    </w:p>
    <w:p>
      <w:pPr>
        <w:spacing w:after="40"/>
        <w:ind w:left="720"/>
        <w:rPr>
          <w:ins w:id="90109" w:author="Trustblocks draft" w:date="2026-09-27T00:00:00Z"/>
        </w:rPr>
      </w:pPr>
      <w:ins w:id="90110" w:author="Trustblocks draft" w:date="2026-09-27T00:00:00Z">
        <w:r>
          <w:t xml:space="preserve">Asphalt resurfacing (5) — verified by the Director of Public Works, from weigh tickets; escalated to the Engineer, with cores and density tests (any road over 50% unacceptable (GC 18))</w:t>
        </w:r>
      </w:ins>
    </w:p>
    <w:p>
      <w:pPr>
        <w:spacing w:after="40"/>
        <w:ind w:left="720"/>
        <w:rPr>
          <w:ins w:id="90111" w:author="Trustblocks draft" w:date="2026-09-27T00:00:00Z"/>
        </w:rPr>
      </w:pPr>
      <w:ins w:id="90112" w:author="Trustblocks draft" w:date="2026-09-27T00:00:00Z">
        <w:r>
          <w:t xml:space="preserve">Concrete curb, gutter, sidewalk, ramps (6) — verified by the Director of Public Works; escalated to the Engineer (wheelchair ramps (ADA/PROWAG compliance))</w:t>
        </w:r>
      </w:ins>
    </w:p>
    <w:p>
      <w:pPr>
        <w:spacing w:after="40"/>
        <w:ind w:left="720"/>
        <w:rPr>
          <w:ins w:id="90113" w:author="Trustblocks draft" w:date="2026-09-27T00:00:00Z"/>
        </w:rPr>
      </w:pPr>
      <w:ins w:id="90114" w:author="Trustblocks draft" w:date="2026-09-27T00:00:00Z">
        <w:r>
          <w:t xml:space="preserve">Markings and raised markers (7) — verified by the Zoning Administrator or Public Works staff; escalated to NCDOT (any State-maintained route (SC-2))</w:t>
        </w:r>
      </w:ins>
    </w:p>
    <w:p>
      <w:pPr>
        <w:spacing w:after="40"/>
        <w:ind w:left="720"/>
        <w:rPr>
          <w:ins w:id="90115" w:author="Trustblocks draft" w:date="2026-09-27T00:00:00Z"/>
        </w:rPr>
      </w:pPr>
      <w:ins w:id="90116" w:author="Trustblocks draft" w:date="2026-09-27T00:00:00Z">
        <w:r>
          <w:t xml:space="preserve">Work in NCDOT right-of-way — verified by the NCDOT district office (encroachment agreement terms)</w:t>
        </w:r>
      </w:ins>
    </w:p>
    <w:p>
      <w:pPr>
        <w:spacing w:after="40"/>
        <w:ind w:left="720"/>
        <w:rPr>
          <w:ins w:id="90117" w:author="Trustblocks draft" w:date="2026-09-27T00:00:00Z"/>
        </w:rPr>
      </w:pPr>
      <w:ins w:id="90118" w:author="Trustblocks draft" w:date="2026-09-27T00:00:00Z">
        <w:r>
          <w:t xml:space="preserve">Erosion and sediment control; stormwater — verified by an environmental engineer; escalated to NC DEQ (land disturbance thresholds; streams or wetlands)</w:t>
        </w:r>
      </w:ins>
    </w:p>
    <w:p w14:paraId="5693DD16" w14:textId="77777777" w:rsidR="004C693F" w:rsidRDefault="008737C7">
      <w:r>
        <w:br w:type="page"/>
      </w:r>
    </w:p>
    <w:p w14:paraId="6DD9CAA1" w14:textId="5E13A1C0" w:rsidR="004C693F" w:rsidRDefault="008737C7">
      <w:pPr>
        <w:keepNext/>
        <w:spacing w:after="200"/>
        <w:jc w:val="center"/>
      </w:pPr>
      <w:r>
        <w:rPr>
          <w:b/>
          <w:bCs/>
          <w:sz w:val="28"/>
          <w:szCs w:val="28"/>
          <w:u w:val="single"/>
        </w:rPr>
        <w:lastRenderedPageBreak/>
        <w:t>EXHIBIT “I”</w:t>
      </w:r>
    </w:p>
    <w:p w14:paraId="573F7C78" w14:textId="77777777" w:rsidR="004C693F" w:rsidRDefault="008737C7">
      <w:pPr>
        <w:spacing w:after="240"/>
        <w:jc w:val="center"/>
      </w:pPr>
      <w:r>
        <w:rPr>
          <w:b/>
          <w:bCs/>
          <w:sz w:val="24"/>
          <w:szCs w:val="24"/>
        </w:rPr>
        <w:t>NOTICE OF AWARD AND ACCEPTANCE OF NOTICE</w:t>
      </w:r>
    </w:p>
    <w:p w14:paraId="3996FCB5" w14:textId="77777777" w:rsidR="004C693F" w:rsidRDefault="008737C7">
      <w:pPr>
        <w:spacing w:after="60"/>
      </w:pPr>
      <w:r>
        <w:t>TO: ______________________________________________</w:t>
      </w:r>
    </w:p>
    <w:p w14:paraId="706981EB" w14:textId="77777777" w:rsidR="004C693F" w:rsidRDefault="008737C7">
      <w:pPr>
        <w:spacing w:after="60"/>
      </w:pPr>
      <w:r>
        <w:t xml:space="preserve">        ______________________________________________</w:t>
      </w:r>
    </w:p>
    <w:p w14:paraId="1AAA103B" w14:textId="77777777" w:rsidR="004C693F" w:rsidRDefault="008737C7">
      <w:pPr>
        <w:spacing w:after="200"/>
      </w:pPr>
      <w:r>
        <w:t xml:space="preserve">        ______________________________________________</w:t>
      </w:r>
    </w:p>
    <w:p w14:paraId="093D64A7" w14:textId="77777777" w:rsidR="004C693F" w:rsidRDefault="008737C7">
      <w:pPr>
        <w:spacing w:after="40"/>
      </w:pPr>
      <w:r>
        <w:t>FROM:  Town of China Grove</w:t>
      </w:r>
    </w:p>
    <w:p w14:paraId="134B1D82" w14:textId="77777777" w:rsidR="004C693F" w:rsidRDefault="008737C7">
      <w:pPr>
        <w:spacing w:after="40"/>
      </w:pPr>
      <w:r>
        <w:t xml:space="preserve">             333 North Main Street</w:t>
      </w:r>
    </w:p>
    <w:p w14:paraId="43B7B89A" w14:textId="77777777" w:rsidR="004C693F" w:rsidRDefault="008737C7">
      <w:pPr>
        <w:spacing w:after="200"/>
      </w:pPr>
      <w:r>
        <w:t xml:space="preserve">             China Grove, North Carolina 28023</w:t>
      </w:r>
    </w:p>
    <w:p w14:paraId="7A31C482" w14:textId="77777777" w:rsidR="004C693F" w:rsidRDefault="008737C7">
      <w:pPr>
        <w:spacing w:after="200"/>
      </w:pPr>
      <w:r>
        <w:rPr>
          <w:b/>
          <w:bCs/>
        </w:rPr>
        <w:t>PROJECT: Street Resurfacing, Contract No. STR-27</w:t>
      </w:r>
    </w:p>
    <w:p w14:paraId="624CA3E3" w14:textId="77777777" w:rsidR="004C693F" w:rsidRDefault="008737C7">
      <w:pPr>
        <w:spacing w:after="140"/>
      </w:pPr>
      <w:r>
        <w:t>You are hereby notified that the bid submitted by you for the above-named project, in response to the Town of China Grove's Invitation to Bid dated ____________________, 2026, has been accepted by the China Grove Town Council at its meeting of ____________________, 2026.</w:t>
      </w:r>
    </w:p>
    <w:p w14:paraId="313834A0" w14:textId="4EA5F6F1" w:rsidR="004C693F" w:rsidRDefault="008737C7">
      <w:pPr>
        <w:spacing w:after="140"/>
      </w:pPr>
      <w:r>
        <w:t>You are hereby requested to execute the formal Standard Form Construction Contract with the Town of China Grove and to furnish your executed Exhibit “B” Affidavit and Certifications, IRS Form W-9, Certificate of Insurance, Performance Bond, Payment Bond, any associated Power of Attorney, and any other contract documents pertaining to the work as designated by the Town of China Grove, within fourteen (14) days after the date of this Notice of Award.</w:t>
      </w:r>
    </w:p>
    <w:p w14:paraId="5447ACF3" w14:textId="77777777" w:rsidR="004C693F" w:rsidRDefault="008737C7">
      <w:pPr>
        <w:spacing w:before="240" w:after="140"/>
        <w:ind w:left="4320"/>
      </w:pPr>
      <w:r>
        <w:t>Dated this the ______ day of ____________________, 2026.</w:t>
      </w:r>
    </w:p>
    <w:p w14:paraId="5CC2C369" w14:textId="77777777" w:rsidR="004C693F" w:rsidRDefault="008737C7">
      <w:pPr>
        <w:spacing w:after="200"/>
        <w:ind w:left="4320"/>
      </w:pPr>
      <w:r>
        <w:t>Town of China Grove, North Carolina</w:t>
      </w:r>
    </w:p>
    <w:p w14:paraId="36CF8AE1" w14:textId="77777777" w:rsidR="004C693F" w:rsidRDefault="008737C7">
      <w:pPr>
        <w:spacing w:after="40"/>
        <w:ind w:left="4320"/>
      </w:pPr>
      <w:r>
        <w:t>By: ______________________________________</w:t>
      </w:r>
    </w:p>
    <w:p w14:paraId="530FBD9E" w14:textId="77777777" w:rsidR="004C693F" w:rsidRDefault="008737C7">
      <w:pPr>
        <w:spacing w:after="140"/>
        <w:ind w:left="4320"/>
      </w:pPr>
      <w:r>
        <w:t>Franklin D. Gover III, Town Manager</w:t>
      </w:r>
    </w:p>
    <w:p w14:paraId="1DEA351C" w14:textId="77777777" w:rsidR="004C693F" w:rsidRDefault="004C693F">
      <w:pPr>
        <w:spacing w:after="300"/>
      </w:pPr>
    </w:p>
    <w:p w14:paraId="3D043D6D" w14:textId="77777777" w:rsidR="004C693F" w:rsidRDefault="008737C7">
      <w:pPr>
        <w:keepNext/>
        <w:spacing w:after="200"/>
        <w:jc w:val="center"/>
      </w:pPr>
      <w:r>
        <w:rPr>
          <w:b/>
          <w:bCs/>
          <w:sz w:val="24"/>
          <w:szCs w:val="24"/>
          <w:u w:val="single"/>
        </w:rPr>
        <w:t>ACCEPTANCE OF NOTICE</w:t>
      </w:r>
    </w:p>
    <w:p w14:paraId="66B558A9" w14:textId="77777777" w:rsidR="004C693F" w:rsidRDefault="008737C7">
      <w:pPr>
        <w:spacing w:after="240"/>
      </w:pPr>
      <w:r>
        <w:t>Receipt of the above NOTICE OF AWARD is hereby acknowledged this the ______ day of ____________________, 2026.</w:t>
      </w:r>
    </w:p>
    <w:p w14:paraId="561731F8" w14:textId="77777777" w:rsidR="004C693F" w:rsidRDefault="008737C7">
      <w:pPr>
        <w:spacing w:after="40"/>
      </w:pPr>
      <w:r>
        <w:t>____________________________________          By: ______________________________________</w:t>
      </w:r>
    </w:p>
    <w:p w14:paraId="52E4EA7C" w14:textId="77777777" w:rsidR="004C693F" w:rsidRDefault="008737C7">
      <w:pPr>
        <w:spacing w:after="140"/>
      </w:pPr>
      <w:r>
        <w:t>Witness                                                              Title: ____________________________________</w:t>
      </w:r>
    </w:p>
    <w:p w14:paraId="33046666" w14:textId="77777777" w:rsidR="004C693F" w:rsidRDefault="008737C7">
      <w:r>
        <w:br w:type="page"/>
      </w:r>
    </w:p>
    <w:p w14:paraId="4AD9183E" w14:textId="243BFAD6" w:rsidR="004C693F" w:rsidRDefault="008737C7">
      <w:pPr>
        <w:keepNext/>
        <w:spacing w:after="200"/>
        <w:jc w:val="center"/>
      </w:pPr>
      <w:r>
        <w:rPr>
          <w:b/>
          <w:bCs/>
          <w:sz w:val="28"/>
          <w:szCs w:val="28"/>
          <w:u w:val="single"/>
        </w:rPr>
        <w:lastRenderedPageBreak/>
        <w:t>EXHIBIT “J”</w:t>
      </w:r>
    </w:p>
    <w:p w14:paraId="0583DD6A" w14:textId="77777777" w:rsidR="004C693F" w:rsidRDefault="008737C7">
      <w:pPr>
        <w:spacing w:after="240"/>
        <w:jc w:val="center"/>
      </w:pPr>
      <w:r>
        <w:rPr>
          <w:b/>
          <w:bCs/>
          <w:sz w:val="24"/>
          <w:szCs w:val="24"/>
        </w:rPr>
        <w:t>NOTICE TO PROCEED (DATE OF AVAILABILITY)</w:t>
      </w:r>
    </w:p>
    <w:p w14:paraId="2ED1EBA6" w14:textId="77777777" w:rsidR="004C693F" w:rsidRDefault="008737C7">
      <w:pPr>
        <w:spacing w:after="60"/>
      </w:pPr>
      <w:r>
        <w:t>TO: ______________________________________________</w:t>
      </w:r>
    </w:p>
    <w:p w14:paraId="464A055D" w14:textId="77777777" w:rsidR="004C693F" w:rsidRDefault="008737C7">
      <w:pPr>
        <w:spacing w:after="60"/>
      </w:pPr>
      <w:r>
        <w:t xml:space="preserve">        ______________________________________________</w:t>
      </w:r>
    </w:p>
    <w:p w14:paraId="20BC9442" w14:textId="77777777" w:rsidR="004C693F" w:rsidRDefault="008737C7">
      <w:pPr>
        <w:spacing w:after="200"/>
      </w:pPr>
      <w:r>
        <w:t xml:space="preserve">        ______________________________________________</w:t>
      </w:r>
    </w:p>
    <w:p w14:paraId="7D9068C9" w14:textId="77777777" w:rsidR="004C693F" w:rsidRDefault="008737C7">
      <w:pPr>
        <w:spacing w:after="40"/>
      </w:pPr>
      <w:r>
        <w:t>FROM:  Town of China Grove</w:t>
      </w:r>
    </w:p>
    <w:p w14:paraId="2810EBCB" w14:textId="77777777" w:rsidR="004C693F" w:rsidRDefault="008737C7">
      <w:pPr>
        <w:spacing w:after="40"/>
      </w:pPr>
      <w:r>
        <w:t xml:space="preserve">             333 North Main Street</w:t>
      </w:r>
    </w:p>
    <w:p w14:paraId="2C329F7E" w14:textId="77777777" w:rsidR="004C693F" w:rsidRDefault="008737C7">
      <w:pPr>
        <w:spacing w:after="200"/>
      </w:pPr>
      <w:r>
        <w:t xml:space="preserve">             China Grove, North Carolina 28023</w:t>
      </w:r>
    </w:p>
    <w:p w14:paraId="2D1D68F6" w14:textId="77777777" w:rsidR="004C693F" w:rsidRDefault="008737C7">
      <w:pPr>
        <w:spacing w:after="160"/>
      </w:pPr>
      <w:r>
        <w:rPr>
          <w:b/>
          <w:bCs/>
        </w:rPr>
        <w:t>PROJECT: Street Resurfacing, Contract No. STR-27</w:t>
      </w:r>
    </w:p>
    <w:p w14:paraId="5C506415" w14:textId="77777777" w:rsidR="004C693F" w:rsidRDefault="008737C7">
      <w:pPr>
        <w:spacing w:after="140"/>
      </w:pPr>
      <w:r>
        <w:t xml:space="preserve">PROJECT DESCRIPTION: The work under this contract includes, but is not limited to, the selected Contractor performing </w:t>
      </w:r>
      <w:del w:id="90025" w:author="Trustblocks draft" w:date="2026-09-27T00:00:00Z">
        <w:r>
          <w:delText xml:space="preserve">full mill and overlay and edge mill as stated on the attachments, on designated streets, together with full depth finished patching in areas</w:delText>
        </w:r>
      </w:del>
      <w:ins w:id="90026" w:author="Trustblocks draft" w:date="2026-09-27T00:00:00Z">
        <w:r>
          <w:t xml:space="preserve">crack and joint sealing, patching, leveling, milling, resurfacing, re-striping, re-marking, re-installation of permanent raised pavement markings, and incidental concrete work, as stated in Section 2 of the Contract and Exhibit “A,” on designated streets</w:t>
        </w:r>
      </w:ins>
      <w:r>
        <w:t xml:space="preserve"> in the Town of China Grove as identified by the Public Works Department, including mobilizations and demobilizations; all labor including special subcontracting; permits, licenses, and certifications; tools, equipment, materials, and miscellaneous hardware; excavation and grading; hauling; traffic control and work zone safety operations; site security; infrastructure removals and resettings; incidental infrastructure relocations; removal of debris, cleanup, and disposal; seeding and mulching; testing; touch-up repairs; and all else required as necessary in accordance with the Contract documents to the satisfaction of the Director and the Town of China Grove.</w:t>
      </w:r>
    </w:p>
    <w:p w14:paraId="131C54BF" w14:textId="77777777" w:rsidR="004C693F" w:rsidRDefault="008737C7">
      <w:pPr>
        <w:spacing w:after="140"/>
      </w:pPr>
      <w:r>
        <w:t>All work and materials shall meet and be in accordance with the provisions of the Occupational Safety and Health Administration, the North Carolina Department of Labor, the NCDOT Standard Specifications for Roads and Structures (latest edition), the NCDOT Roadway Standard Drawings (latest edition), and the Manual on Uniform Traffic Control Devices (latest edition). The Contractor shall keep itself fully informed of all federal, State, and local laws, ordinances, and regulations.</w:t>
      </w:r>
    </w:p>
    <w:p w14:paraId="40EBD211" w14:textId="77777777" w:rsidR="004C693F" w:rsidRDefault="008737C7">
      <w:pPr>
        <w:spacing w:after="140"/>
      </w:pPr>
      <w:r>
        <w:t>You are hereby formally notified to commence work on or before the ______ day of ____________________, 2026, under the assigned Town of China Grove Purchase Order No(s). ______________________, in accordance with the Contract documents for the work. The Completion Date is 270 calendar days from the commencement date stated above.</w:t>
      </w:r>
    </w:p>
    <w:p w14:paraId="31E6B63C" w14:textId="77777777" w:rsidR="004C693F" w:rsidRDefault="008737C7">
      <w:pPr>
        <w:spacing w:before="240" w:after="140"/>
        <w:ind w:left="4320"/>
      </w:pPr>
      <w:r>
        <w:t>Dated this the ______ day of ____________________, 2026.</w:t>
      </w:r>
    </w:p>
    <w:p w14:paraId="7AE9F063" w14:textId="77777777" w:rsidR="004C693F" w:rsidRDefault="008737C7">
      <w:pPr>
        <w:spacing w:after="200"/>
        <w:ind w:left="4320"/>
      </w:pPr>
      <w:r>
        <w:t>Town of China Grove, North Carolina</w:t>
      </w:r>
    </w:p>
    <w:p w14:paraId="7BB808F0" w14:textId="77777777" w:rsidR="004C693F" w:rsidRDefault="008737C7">
      <w:pPr>
        <w:spacing w:after="40"/>
        <w:ind w:left="4320"/>
      </w:pPr>
      <w:r>
        <w:t>By: ______________________________________</w:t>
      </w:r>
    </w:p>
    <w:p w14:paraId="5E3BCC82" w14:textId="77777777" w:rsidR="004C693F" w:rsidRDefault="008737C7">
      <w:pPr>
        <w:spacing w:after="140"/>
        <w:ind w:left="4320"/>
      </w:pPr>
      <w:r>
        <w:t>Franklin D. Gover III, Town Manager</w:t>
      </w:r>
    </w:p>
    <w:p w14:paraId="372171AA" w14:textId="77777777" w:rsidR="004C693F" w:rsidRDefault="008737C7">
      <w:r>
        <w:br w:type="page"/>
      </w:r>
    </w:p>
    <w:p w14:paraId="191269D1" w14:textId="77777777" w:rsidR="004C693F" w:rsidRDefault="008737C7">
      <w:pPr>
        <w:keepNext/>
        <w:spacing w:after="200"/>
        <w:jc w:val="center"/>
      </w:pPr>
      <w:r>
        <w:rPr>
          <w:b/>
          <w:bCs/>
          <w:sz w:val="28"/>
          <w:szCs w:val="28"/>
          <w:u w:val="single"/>
        </w:rPr>
        <w:lastRenderedPageBreak/>
        <w:t>ATTACHMENT 1 — STREET SCHEDULE</w:t>
      </w:r>
    </w:p>
    <w:p w14:paraId="72722F58" w14:textId="77777777" w:rsidR="004C693F" w:rsidRDefault="008737C7">
      <w:pPr>
        <w:spacing w:after="200"/>
        <w:jc w:val="center"/>
      </w:pPr>
      <w:r>
        <w:rPr>
          <w:b/>
          <w:bCs/>
        </w:rPr>
        <w:t>Street Resurfacing, Contract No. STR-27  |  Town of China Grove</w:t>
      </w:r>
    </w:p>
    <w:p w14:paraId="218F3A8E" w14:textId="77777777" w:rsidR="004C693F" w:rsidRDefault="008737C7">
      <w:pPr>
        <w:spacing w:after="140"/>
      </w:pPr>
      <w:r>
        <w:rPr>
          <w:i/>
          <w:iCs/>
        </w:rPr>
        <w:t>The streets listed below are designated for work under this contract. Quantities shown on the Bid Form are estimated from this schedule and are not guaranteed. All streets listed are on the Town of China Grove municipal street system unless otherwise noted. The Director may add or delete street sections by written change order in accordance with the General Conditions.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90"/>
        <w:gridCol w:w="1233"/>
        <w:gridCol w:w="1231"/>
        <w:gridCol w:w="618"/>
        <w:gridCol w:w="619"/>
        <w:gridCol w:w="899"/>
        <w:gridCol w:w="1014"/>
        <w:gridCol w:w="759"/>
        <w:gridCol w:w="620"/>
        <w:gridCol w:w="877"/>
      </w:tblGrid>
      <w:tr w:rsidR="004C693F" w14:paraId="194A73F7" w14:textId="77777777">
        <w:trPr>
          <w:tblHeader/>
        </w:trPr>
        <w:tc>
          <w:tcPr>
            <w:tcW w:w="1500" w:type="dxa"/>
            <w:shd w:val="clear" w:color="auto" w:fill="D9D9D9"/>
            <w:tcMar>
              <w:top w:w="50" w:type="dxa"/>
              <w:left w:w="90" w:type="dxa"/>
              <w:bottom w:w="50" w:type="dxa"/>
              <w:right w:w="90" w:type="dxa"/>
            </w:tcMar>
            <w:vAlign w:val="center"/>
          </w:tcPr>
          <w:p w14:paraId="0EC62F88" w14:textId="77777777" w:rsidR="004C693F" w:rsidRDefault="008737C7">
            <w:r>
              <w:rPr>
                <w:b/>
                <w:bCs/>
                <w:sz w:val="15"/>
                <w:szCs w:val="15"/>
              </w:rPr>
              <w:t>Street Name</w:t>
            </w:r>
          </w:p>
        </w:tc>
        <w:tc>
          <w:tcPr>
            <w:tcW w:w="1240" w:type="dxa"/>
            <w:shd w:val="clear" w:color="auto" w:fill="D9D9D9"/>
            <w:tcMar>
              <w:top w:w="50" w:type="dxa"/>
              <w:left w:w="90" w:type="dxa"/>
              <w:bottom w:w="50" w:type="dxa"/>
              <w:right w:w="90" w:type="dxa"/>
            </w:tcMar>
            <w:vAlign w:val="center"/>
          </w:tcPr>
          <w:p w14:paraId="641A34FE" w14:textId="77777777" w:rsidR="004C693F" w:rsidRDefault="008737C7">
            <w:r>
              <w:rPr>
                <w:b/>
                <w:bCs/>
                <w:sz w:val="15"/>
                <w:szCs w:val="15"/>
              </w:rPr>
              <w:t>From</w:t>
            </w:r>
          </w:p>
        </w:tc>
        <w:tc>
          <w:tcPr>
            <w:tcW w:w="1240" w:type="dxa"/>
            <w:shd w:val="clear" w:color="auto" w:fill="D9D9D9"/>
            <w:tcMar>
              <w:top w:w="50" w:type="dxa"/>
              <w:left w:w="90" w:type="dxa"/>
              <w:bottom w:w="50" w:type="dxa"/>
              <w:right w:w="90" w:type="dxa"/>
            </w:tcMar>
            <w:vAlign w:val="center"/>
          </w:tcPr>
          <w:p w14:paraId="5C6FE424" w14:textId="77777777" w:rsidR="004C693F" w:rsidRDefault="008737C7">
            <w:r>
              <w:rPr>
                <w:b/>
                <w:bCs/>
                <w:sz w:val="15"/>
                <w:szCs w:val="15"/>
              </w:rPr>
              <w:t>To</w:t>
            </w:r>
          </w:p>
        </w:tc>
        <w:tc>
          <w:tcPr>
            <w:tcW w:w="620" w:type="dxa"/>
            <w:shd w:val="clear" w:color="auto" w:fill="D9D9D9"/>
            <w:tcMar>
              <w:top w:w="50" w:type="dxa"/>
              <w:left w:w="90" w:type="dxa"/>
              <w:bottom w:w="50" w:type="dxa"/>
              <w:right w:w="90" w:type="dxa"/>
            </w:tcMar>
            <w:vAlign w:val="center"/>
          </w:tcPr>
          <w:p w14:paraId="4B901A2F" w14:textId="77777777" w:rsidR="004C693F" w:rsidRDefault="008737C7">
            <w:r>
              <w:rPr>
                <w:b/>
                <w:bCs/>
                <w:sz w:val="15"/>
                <w:szCs w:val="15"/>
              </w:rPr>
              <w:t>Full Mill</w:t>
            </w:r>
          </w:p>
        </w:tc>
        <w:tc>
          <w:tcPr>
            <w:tcW w:w="620" w:type="dxa"/>
            <w:shd w:val="clear" w:color="auto" w:fill="D9D9D9"/>
            <w:tcMar>
              <w:top w:w="50" w:type="dxa"/>
              <w:left w:w="90" w:type="dxa"/>
              <w:bottom w:w="50" w:type="dxa"/>
              <w:right w:w="90" w:type="dxa"/>
            </w:tcMar>
            <w:vAlign w:val="center"/>
          </w:tcPr>
          <w:p w14:paraId="7249667F" w14:textId="77777777" w:rsidR="004C693F" w:rsidRDefault="008737C7">
            <w:r>
              <w:rPr>
                <w:b/>
                <w:bCs/>
                <w:sz w:val="15"/>
                <w:szCs w:val="15"/>
              </w:rPr>
              <w:t>Edge Mill</w:t>
            </w:r>
          </w:p>
        </w:tc>
        <w:tc>
          <w:tcPr>
            <w:tcW w:w="900" w:type="dxa"/>
            <w:shd w:val="clear" w:color="auto" w:fill="D9D9D9"/>
            <w:tcMar>
              <w:top w:w="50" w:type="dxa"/>
              <w:left w:w="90" w:type="dxa"/>
              <w:bottom w:w="50" w:type="dxa"/>
              <w:right w:w="90" w:type="dxa"/>
            </w:tcMar>
            <w:vAlign w:val="center"/>
          </w:tcPr>
          <w:p w14:paraId="04EE05C9" w14:textId="77777777" w:rsidR="004C693F" w:rsidRDefault="008737C7">
            <w:r>
              <w:rPr>
                <w:b/>
                <w:bCs/>
                <w:sz w:val="15"/>
                <w:szCs w:val="15"/>
              </w:rPr>
              <w:t>Surface Thickness (in.)</w:t>
            </w:r>
          </w:p>
        </w:tc>
        <w:tc>
          <w:tcPr>
            <w:tcW w:w="980" w:type="dxa"/>
            <w:shd w:val="clear" w:color="auto" w:fill="D9D9D9"/>
            <w:tcMar>
              <w:top w:w="50" w:type="dxa"/>
              <w:left w:w="90" w:type="dxa"/>
              <w:bottom w:w="50" w:type="dxa"/>
              <w:right w:w="90" w:type="dxa"/>
            </w:tcMar>
            <w:vAlign w:val="center"/>
          </w:tcPr>
          <w:p w14:paraId="3A609602" w14:textId="77777777" w:rsidR="004C693F" w:rsidRDefault="008737C7">
            <w:r>
              <w:rPr>
                <w:b/>
                <w:bCs/>
                <w:sz w:val="15"/>
                <w:szCs w:val="15"/>
              </w:rPr>
              <w:t>Intermediate Thickness (in.)</w:t>
            </w:r>
          </w:p>
        </w:tc>
        <w:tc>
          <w:tcPr>
            <w:tcW w:w="760" w:type="dxa"/>
            <w:shd w:val="clear" w:color="auto" w:fill="D9D9D9"/>
            <w:tcMar>
              <w:top w:w="50" w:type="dxa"/>
              <w:left w:w="90" w:type="dxa"/>
              <w:bottom w:w="50" w:type="dxa"/>
              <w:right w:w="90" w:type="dxa"/>
            </w:tcMar>
            <w:vAlign w:val="center"/>
          </w:tcPr>
          <w:p w14:paraId="2667A817" w14:textId="77777777" w:rsidR="004C693F" w:rsidRDefault="008737C7">
            <w:r>
              <w:rPr>
                <w:b/>
                <w:bCs/>
                <w:sz w:val="15"/>
                <w:szCs w:val="15"/>
              </w:rPr>
              <w:t>Length (ft.)</w:t>
            </w:r>
          </w:p>
        </w:tc>
        <w:tc>
          <w:tcPr>
            <w:tcW w:w="620" w:type="dxa"/>
            <w:shd w:val="clear" w:color="auto" w:fill="D9D9D9"/>
            <w:tcMar>
              <w:top w:w="50" w:type="dxa"/>
              <w:left w:w="90" w:type="dxa"/>
              <w:bottom w:w="50" w:type="dxa"/>
              <w:right w:w="90" w:type="dxa"/>
            </w:tcMar>
            <w:vAlign w:val="center"/>
          </w:tcPr>
          <w:p w14:paraId="71A83A44" w14:textId="77777777" w:rsidR="004C693F" w:rsidRDefault="008737C7">
            <w:r>
              <w:rPr>
                <w:b/>
                <w:bCs/>
                <w:sz w:val="15"/>
                <w:szCs w:val="15"/>
              </w:rPr>
              <w:t>Width (ft.)</w:t>
            </w:r>
          </w:p>
        </w:tc>
        <w:tc>
          <w:tcPr>
            <w:tcW w:w="880" w:type="dxa"/>
            <w:shd w:val="clear" w:color="auto" w:fill="D9D9D9"/>
            <w:tcMar>
              <w:top w:w="50" w:type="dxa"/>
              <w:left w:w="90" w:type="dxa"/>
              <w:bottom w:w="50" w:type="dxa"/>
              <w:right w:w="90" w:type="dxa"/>
            </w:tcMar>
            <w:vAlign w:val="center"/>
          </w:tcPr>
          <w:p w14:paraId="5DD04095" w14:textId="77777777" w:rsidR="004C693F" w:rsidRDefault="008737C7">
            <w:r>
              <w:rPr>
                <w:b/>
                <w:bCs/>
                <w:sz w:val="15"/>
                <w:szCs w:val="15"/>
              </w:rPr>
              <w:t>Notes</w:t>
            </w:r>
          </w:p>
        </w:tc>
      </w:tr>
      <w:tr w:rsidR="004C693F" w14:paraId="52342094" w14:textId="77777777">
        <w:tc>
          <w:tcPr>
            <w:tcW w:w="1500" w:type="dxa"/>
            <w:tcMar>
              <w:top w:w="50" w:type="dxa"/>
              <w:left w:w="90" w:type="dxa"/>
              <w:bottom w:w="50" w:type="dxa"/>
              <w:right w:w="90" w:type="dxa"/>
            </w:tcMar>
            <w:vAlign w:val="center"/>
          </w:tcPr>
          <w:p w14:paraId="584F8A6B" w14:textId="77777777" w:rsidR="004C693F" w:rsidRDefault="004C693F"/>
        </w:tc>
        <w:tc>
          <w:tcPr>
            <w:tcW w:w="1240" w:type="dxa"/>
            <w:tcMar>
              <w:top w:w="50" w:type="dxa"/>
              <w:left w:w="90" w:type="dxa"/>
              <w:bottom w:w="50" w:type="dxa"/>
              <w:right w:w="90" w:type="dxa"/>
            </w:tcMar>
            <w:vAlign w:val="center"/>
          </w:tcPr>
          <w:p w14:paraId="7E7E13D8" w14:textId="77777777" w:rsidR="004C693F" w:rsidRDefault="004C693F"/>
        </w:tc>
        <w:tc>
          <w:tcPr>
            <w:tcW w:w="1240" w:type="dxa"/>
            <w:tcMar>
              <w:top w:w="50" w:type="dxa"/>
              <w:left w:w="90" w:type="dxa"/>
              <w:bottom w:w="50" w:type="dxa"/>
              <w:right w:w="90" w:type="dxa"/>
            </w:tcMar>
            <w:vAlign w:val="center"/>
          </w:tcPr>
          <w:p w14:paraId="45CC31AA" w14:textId="77777777" w:rsidR="004C693F" w:rsidRDefault="004C693F"/>
        </w:tc>
        <w:tc>
          <w:tcPr>
            <w:tcW w:w="620" w:type="dxa"/>
            <w:tcMar>
              <w:top w:w="50" w:type="dxa"/>
              <w:left w:w="90" w:type="dxa"/>
              <w:bottom w:w="50" w:type="dxa"/>
              <w:right w:w="90" w:type="dxa"/>
            </w:tcMar>
            <w:vAlign w:val="center"/>
          </w:tcPr>
          <w:p w14:paraId="459A2BB0" w14:textId="77777777" w:rsidR="004C693F" w:rsidRDefault="004C693F"/>
        </w:tc>
        <w:tc>
          <w:tcPr>
            <w:tcW w:w="620" w:type="dxa"/>
            <w:tcMar>
              <w:top w:w="50" w:type="dxa"/>
              <w:left w:w="90" w:type="dxa"/>
              <w:bottom w:w="50" w:type="dxa"/>
              <w:right w:w="90" w:type="dxa"/>
            </w:tcMar>
            <w:vAlign w:val="center"/>
          </w:tcPr>
          <w:p w14:paraId="468ACC1D" w14:textId="77777777" w:rsidR="004C693F" w:rsidRDefault="004C693F"/>
        </w:tc>
        <w:tc>
          <w:tcPr>
            <w:tcW w:w="900" w:type="dxa"/>
            <w:tcMar>
              <w:top w:w="50" w:type="dxa"/>
              <w:left w:w="90" w:type="dxa"/>
              <w:bottom w:w="50" w:type="dxa"/>
              <w:right w:w="90" w:type="dxa"/>
            </w:tcMar>
            <w:vAlign w:val="center"/>
          </w:tcPr>
          <w:p w14:paraId="55C551D2" w14:textId="77777777" w:rsidR="004C693F" w:rsidRDefault="004C693F"/>
        </w:tc>
        <w:tc>
          <w:tcPr>
            <w:tcW w:w="980" w:type="dxa"/>
            <w:tcMar>
              <w:top w:w="50" w:type="dxa"/>
              <w:left w:w="90" w:type="dxa"/>
              <w:bottom w:w="50" w:type="dxa"/>
              <w:right w:w="90" w:type="dxa"/>
            </w:tcMar>
            <w:vAlign w:val="center"/>
          </w:tcPr>
          <w:p w14:paraId="0DE0C49A" w14:textId="77777777" w:rsidR="004C693F" w:rsidRDefault="004C693F"/>
        </w:tc>
        <w:tc>
          <w:tcPr>
            <w:tcW w:w="760" w:type="dxa"/>
            <w:tcMar>
              <w:top w:w="50" w:type="dxa"/>
              <w:left w:w="90" w:type="dxa"/>
              <w:bottom w:w="50" w:type="dxa"/>
              <w:right w:w="90" w:type="dxa"/>
            </w:tcMar>
            <w:vAlign w:val="center"/>
          </w:tcPr>
          <w:p w14:paraId="02E2FD39" w14:textId="77777777" w:rsidR="004C693F" w:rsidRDefault="004C693F"/>
        </w:tc>
        <w:tc>
          <w:tcPr>
            <w:tcW w:w="620" w:type="dxa"/>
            <w:tcMar>
              <w:top w:w="50" w:type="dxa"/>
              <w:left w:w="90" w:type="dxa"/>
              <w:bottom w:w="50" w:type="dxa"/>
              <w:right w:w="90" w:type="dxa"/>
            </w:tcMar>
            <w:vAlign w:val="center"/>
          </w:tcPr>
          <w:p w14:paraId="59192CCD" w14:textId="77777777" w:rsidR="004C693F" w:rsidRDefault="004C693F"/>
        </w:tc>
        <w:tc>
          <w:tcPr>
            <w:tcW w:w="880" w:type="dxa"/>
            <w:tcMar>
              <w:top w:w="50" w:type="dxa"/>
              <w:left w:w="90" w:type="dxa"/>
              <w:bottom w:w="50" w:type="dxa"/>
              <w:right w:w="90" w:type="dxa"/>
            </w:tcMar>
            <w:vAlign w:val="center"/>
          </w:tcPr>
          <w:p w14:paraId="35D89E0D" w14:textId="77777777" w:rsidR="004C693F" w:rsidRDefault="004C693F"/>
        </w:tc>
      </w:tr>
      <w:tr w:rsidR="004C693F" w14:paraId="76059604" w14:textId="77777777">
        <w:tc>
          <w:tcPr>
            <w:tcW w:w="1500" w:type="dxa"/>
            <w:tcMar>
              <w:top w:w="50" w:type="dxa"/>
              <w:left w:w="90" w:type="dxa"/>
              <w:bottom w:w="50" w:type="dxa"/>
              <w:right w:w="90" w:type="dxa"/>
            </w:tcMar>
            <w:vAlign w:val="center"/>
          </w:tcPr>
          <w:p w14:paraId="34D2AF06" w14:textId="77777777" w:rsidR="004C693F" w:rsidRDefault="004C693F"/>
        </w:tc>
        <w:tc>
          <w:tcPr>
            <w:tcW w:w="1240" w:type="dxa"/>
            <w:tcMar>
              <w:top w:w="50" w:type="dxa"/>
              <w:left w:w="90" w:type="dxa"/>
              <w:bottom w:w="50" w:type="dxa"/>
              <w:right w:w="90" w:type="dxa"/>
            </w:tcMar>
            <w:vAlign w:val="center"/>
          </w:tcPr>
          <w:p w14:paraId="11914A2E" w14:textId="77777777" w:rsidR="004C693F" w:rsidRDefault="004C693F"/>
        </w:tc>
        <w:tc>
          <w:tcPr>
            <w:tcW w:w="1240" w:type="dxa"/>
            <w:tcMar>
              <w:top w:w="50" w:type="dxa"/>
              <w:left w:w="90" w:type="dxa"/>
              <w:bottom w:w="50" w:type="dxa"/>
              <w:right w:w="90" w:type="dxa"/>
            </w:tcMar>
            <w:vAlign w:val="center"/>
          </w:tcPr>
          <w:p w14:paraId="0DD787C1" w14:textId="77777777" w:rsidR="004C693F" w:rsidRDefault="004C693F"/>
        </w:tc>
        <w:tc>
          <w:tcPr>
            <w:tcW w:w="620" w:type="dxa"/>
            <w:tcMar>
              <w:top w:w="50" w:type="dxa"/>
              <w:left w:w="90" w:type="dxa"/>
              <w:bottom w:w="50" w:type="dxa"/>
              <w:right w:w="90" w:type="dxa"/>
            </w:tcMar>
            <w:vAlign w:val="center"/>
          </w:tcPr>
          <w:p w14:paraId="207F9DB4" w14:textId="77777777" w:rsidR="004C693F" w:rsidRDefault="004C693F"/>
        </w:tc>
        <w:tc>
          <w:tcPr>
            <w:tcW w:w="620" w:type="dxa"/>
            <w:tcMar>
              <w:top w:w="50" w:type="dxa"/>
              <w:left w:w="90" w:type="dxa"/>
              <w:bottom w:w="50" w:type="dxa"/>
              <w:right w:w="90" w:type="dxa"/>
            </w:tcMar>
            <w:vAlign w:val="center"/>
          </w:tcPr>
          <w:p w14:paraId="5AD1CAC5" w14:textId="77777777" w:rsidR="004C693F" w:rsidRDefault="004C693F"/>
        </w:tc>
        <w:tc>
          <w:tcPr>
            <w:tcW w:w="900" w:type="dxa"/>
            <w:tcMar>
              <w:top w:w="50" w:type="dxa"/>
              <w:left w:w="90" w:type="dxa"/>
              <w:bottom w:w="50" w:type="dxa"/>
              <w:right w:w="90" w:type="dxa"/>
            </w:tcMar>
            <w:vAlign w:val="center"/>
          </w:tcPr>
          <w:p w14:paraId="3D5CD33D" w14:textId="77777777" w:rsidR="004C693F" w:rsidRDefault="004C693F"/>
        </w:tc>
        <w:tc>
          <w:tcPr>
            <w:tcW w:w="980" w:type="dxa"/>
            <w:tcMar>
              <w:top w:w="50" w:type="dxa"/>
              <w:left w:w="90" w:type="dxa"/>
              <w:bottom w:w="50" w:type="dxa"/>
              <w:right w:w="90" w:type="dxa"/>
            </w:tcMar>
            <w:vAlign w:val="center"/>
          </w:tcPr>
          <w:p w14:paraId="2D20A5AD" w14:textId="77777777" w:rsidR="004C693F" w:rsidRDefault="004C693F"/>
        </w:tc>
        <w:tc>
          <w:tcPr>
            <w:tcW w:w="760" w:type="dxa"/>
            <w:tcMar>
              <w:top w:w="50" w:type="dxa"/>
              <w:left w:w="90" w:type="dxa"/>
              <w:bottom w:w="50" w:type="dxa"/>
              <w:right w:w="90" w:type="dxa"/>
            </w:tcMar>
            <w:vAlign w:val="center"/>
          </w:tcPr>
          <w:p w14:paraId="5880A182" w14:textId="77777777" w:rsidR="004C693F" w:rsidRDefault="004C693F"/>
        </w:tc>
        <w:tc>
          <w:tcPr>
            <w:tcW w:w="620" w:type="dxa"/>
            <w:tcMar>
              <w:top w:w="50" w:type="dxa"/>
              <w:left w:w="90" w:type="dxa"/>
              <w:bottom w:w="50" w:type="dxa"/>
              <w:right w:w="90" w:type="dxa"/>
            </w:tcMar>
            <w:vAlign w:val="center"/>
          </w:tcPr>
          <w:p w14:paraId="59C0D2E3" w14:textId="77777777" w:rsidR="004C693F" w:rsidRDefault="004C693F"/>
        </w:tc>
        <w:tc>
          <w:tcPr>
            <w:tcW w:w="880" w:type="dxa"/>
            <w:tcMar>
              <w:top w:w="50" w:type="dxa"/>
              <w:left w:w="90" w:type="dxa"/>
              <w:bottom w:w="50" w:type="dxa"/>
              <w:right w:w="90" w:type="dxa"/>
            </w:tcMar>
            <w:vAlign w:val="center"/>
          </w:tcPr>
          <w:p w14:paraId="5567466D" w14:textId="77777777" w:rsidR="004C693F" w:rsidRDefault="004C693F"/>
        </w:tc>
      </w:tr>
      <w:tr w:rsidR="004C693F" w14:paraId="6750360F" w14:textId="77777777">
        <w:tc>
          <w:tcPr>
            <w:tcW w:w="1500" w:type="dxa"/>
            <w:tcMar>
              <w:top w:w="50" w:type="dxa"/>
              <w:left w:w="90" w:type="dxa"/>
              <w:bottom w:w="50" w:type="dxa"/>
              <w:right w:w="90" w:type="dxa"/>
            </w:tcMar>
            <w:vAlign w:val="center"/>
          </w:tcPr>
          <w:p w14:paraId="4F591029" w14:textId="77777777" w:rsidR="004C693F" w:rsidRDefault="004C693F"/>
        </w:tc>
        <w:tc>
          <w:tcPr>
            <w:tcW w:w="1240" w:type="dxa"/>
            <w:tcMar>
              <w:top w:w="50" w:type="dxa"/>
              <w:left w:w="90" w:type="dxa"/>
              <w:bottom w:w="50" w:type="dxa"/>
              <w:right w:w="90" w:type="dxa"/>
            </w:tcMar>
            <w:vAlign w:val="center"/>
          </w:tcPr>
          <w:p w14:paraId="26CDE6B6" w14:textId="77777777" w:rsidR="004C693F" w:rsidRDefault="004C693F"/>
        </w:tc>
        <w:tc>
          <w:tcPr>
            <w:tcW w:w="1240" w:type="dxa"/>
            <w:tcMar>
              <w:top w:w="50" w:type="dxa"/>
              <w:left w:w="90" w:type="dxa"/>
              <w:bottom w:w="50" w:type="dxa"/>
              <w:right w:w="90" w:type="dxa"/>
            </w:tcMar>
            <w:vAlign w:val="center"/>
          </w:tcPr>
          <w:p w14:paraId="4418AA96" w14:textId="77777777" w:rsidR="004C693F" w:rsidRDefault="004C693F"/>
        </w:tc>
        <w:tc>
          <w:tcPr>
            <w:tcW w:w="620" w:type="dxa"/>
            <w:tcMar>
              <w:top w:w="50" w:type="dxa"/>
              <w:left w:w="90" w:type="dxa"/>
              <w:bottom w:w="50" w:type="dxa"/>
              <w:right w:w="90" w:type="dxa"/>
            </w:tcMar>
            <w:vAlign w:val="center"/>
          </w:tcPr>
          <w:p w14:paraId="01550780" w14:textId="77777777" w:rsidR="004C693F" w:rsidRDefault="004C693F"/>
        </w:tc>
        <w:tc>
          <w:tcPr>
            <w:tcW w:w="620" w:type="dxa"/>
            <w:tcMar>
              <w:top w:w="50" w:type="dxa"/>
              <w:left w:w="90" w:type="dxa"/>
              <w:bottom w:w="50" w:type="dxa"/>
              <w:right w:w="90" w:type="dxa"/>
            </w:tcMar>
            <w:vAlign w:val="center"/>
          </w:tcPr>
          <w:p w14:paraId="360D6628" w14:textId="77777777" w:rsidR="004C693F" w:rsidRDefault="004C693F"/>
        </w:tc>
        <w:tc>
          <w:tcPr>
            <w:tcW w:w="900" w:type="dxa"/>
            <w:tcMar>
              <w:top w:w="50" w:type="dxa"/>
              <w:left w:w="90" w:type="dxa"/>
              <w:bottom w:w="50" w:type="dxa"/>
              <w:right w:w="90" w:type="dxa"/>
            </w:tcMar>
            <w:vAlign w:val="center"/>
          </w:tcPr>
          <w:p w14:paraId="3B14F043" w14:textId="77777777" w:rsidR="004C693F" w:rsidRDefault="004C693F"/>
        </w:tc>
        <w:tc>
          <w:tcPr>
            <w:tcW w:w="980" w:type="dxa"/>
            <w:tcMar>
              <w:top w:w="50" w:type="dxa"/>
              <w:left w:w="90" w:type="dxa"/>
              <w:bottom w:w="50" w:type="dxa"/>
              <w:right w:w="90" w:type="dxa"/>
            </w:tcMar>
            <w:vAlign w:val="center"/>
          </w:tcPr>
          <w:p w14:paraId="2D521694" w14:textId="77777777" w:rsidR="004C693F" w:rsidRDefault="004C693F"/>
        </w:tc>
        <w:tc>
          <w:tcPr>
            <w:tcW w:w="760" w:type="dxa"/>
            <w:tcMar>
              <w:top w:w="50" w:type="dxa"/>
              <w:left w:w="90" w:type="dxa"/>
              <w:bottom w:w="50" w:type="dxa"/>
              <w:right w:w="90" w:type="dxa"/>
            </w:tcMar>
            <w:vAlign w:val="center"/>
          </w:tcPr>
          <w:p w14:paraId="4138F63F" w14:textId="77777777" w:rsidR="004C693F" w:rsidRDefault="004C693F"/>
        </w:tc>
        <w:tc>
          <w:tcPr>
            <w:tcW w:w="620" w:type="dxa"/>
            <w:tcMar>
              <w:top w:w="50" w:type="dxa"/>
              <w:left w:w="90" w:type="dxa"/>
              <w:bottom w:w="50" w:type="dxa"/>
              <w:right w:w="90" w:type="dxa"/>
            </w:tcMar>
            <w:vAlign w:val="center"/>
          </w:tcPr>
          <w:p w14:paraId="414B977E" w14:textId="77777777" w:rsidR="004C693F" w:rsidRDefault="004C693F"/>
        </w:tc>
        <w:tc>
          <w:tcPr>
            <w:tcW w:w="880" w:type="dxa"/>
            <w:tcMar>
              <w:top w:w="50" w:type="dxa"/>
              <w:left w:w="90" w:type="dxa"/>
              <w:bottom w:w="50" w:type="dxa"/>
              <w:right w:w="90" w:type="dxa"/>
            </w:tcMar>
            <w:vAlign w:val="center"/>
          </w:tcPr>
          <w:p w14:paraId="0BFF96FE" w14:textId="77777777" w:rsidR="004C693F" w:rsidRDefault="004C693F"/>
        </w:tc>
      </w:tr>
      <w:tr w:rsidR="004C693F" w14:paraId="6D9B707F" w14:textId="77777777">
        <w:tc>
          <w:tcPr>
            <w:tcW w:w="1500" w:type="dxa"/>
            <w:tcMar>
              <w:top w:w="50" w:type="dxa"/>
              <w:left w:w="90" w:type="dxa"/>
              <w:bottom w:w="50" w:type="dxa"/>
              <w:right w:w="90" w:type="dxa"/>
            </w:tcMar>
            <w:vAlign w:val="center"/>
          </w:tcPr>
          <w:p w14:paraId="0B36C89A" w14:textId="77777777" w:rsidR="004C693F" w:rsidRDefault="004C693F"/>
        </w:tc>
        <w:tc>
          <w:tcPr>
            <w:tcW w:w="1240" w:type="dxa"/>
            <w:tcMar>
              <w:top w:w="50" w:type="dxa"/>
              <w:left w:w="90" w:type="dxa"/>
              <w:bottom w:w="50" w:type="dxa"/>
              <w:right w:w="90" w:type="dxa"/>
            </w:tcMar>
            <w:vAlign w:val="center"/>
          </w:tcPr>
          <w:p w14:paraId="4FBA65AE" w14:textId="77777777" w:rsidR="004C693F" w:rsidRDefault="004C693F"/>
        </w:tc>
        <w:tc>
          <w:tcPr>
            <w:tcW w:w="1240" w:type="dxa"/>
            <w:tcMar>
              <w:top w:w="50" w:type="dxa"/>
              <w:left w:w="90" w:type="dxa"/>
              <w:bottom w:w="50" w:type="dxa"/>
              <w:right w:w="90" w:type="dxa"/>
            </w:tcMar>
            <w:vAlign w:val="center"/>
          </w:tcPr>
          <w:p w14:paraId="3CDBA4B8" w14:textId="77777777" w:rsidR="004C693F" w:rsidRDefault="004C693F"/>
        </w:tc>
        <w:tc>
          <w:tcPr>
            <w:tcW w:w="620" w:type="dxa"/>
            <w:tcMar>
              <w:top w:w="50" w:type="dxa"/>
              <w:left w:w="90" w:type="dxa"/>
              <w:bottom w:w="50" w:type="dxa"/>
              <w:right w:w="90" w:type="dxa"/>
            </w:tcMar>
            <w:vAlign w:val="center"/>
          </w:tcPr>
          <w:p w14:paraId="514AFEE2" w14:textId="77777777" w:rsidR="004C693F" w:rsidRDefault="004C693F"/>
        </w:tc>
        <w:tc>
          <w:tcPr>
            <w:tcW w:w="620" w:type="dxa"/>
            <w:tcMar>
              <w:top w:w="50" w:type="dxa"/>
              <w:left w:w="90" w:type="dxa"/>
              <w:bottom w:w="50" w:type="dxa"/>
              <w:right w:w="90" w:type="dxa"/>
            </w:tcMar>
            <w:vAlign w:val="center"/>
          </w:tcPr>
          <w:p w14:paraId="45210E5A" w14:textId="77777777" w:rsidR="004C693F" w:rsidRDefault="004C693F"/>
        </w:tc>
        <w:tc>
          <w:tcPr>
            <w:tcW w:w="900" w:type="dxa"/>
            <w:tcMar>
              <w:top w:w="50" w:type="dxa"/>
              <w:left w:w="90" w:type="dxa"/>
              <w:bottom w:w="50" w:type="dxa"/>
              <w:right w:w="90" w:type="dxa"/>
            </w:tcMar>
            <w:vAlign w:val="center"/>
          </w:tcPr>
          <w:p w14:paraId="20305BE7" w14:textId="77777777" w:rsidR="004C693F" w:rsidRDefault="004C693F"/>
        </w:tc>
        <w:tc>
          <w:tcPr>
            <w:tcW w:w="980" w:type="dxa"/>
            <w:tcMar>
              <w:top w:w="50" w:type="dxa"/>
              <w:left w:w="90" w:type="dxa"/>
              <w:bottom w:w="50" w:type="dxa"/>
              <w:right w:w="90" w:type="dxa"/>
            </w:tcMar>
            <w:vAlign w:val="center"/>
          </w:tcPr>
          <w:p w14:paraId="7A427226" w14:textId="77777777" w:rsidR="004C693F" w:rsidRDefault="004C693F"/>
        </w:tc>
        <w:tc>
          <w:tcPr>
            <w:tcW w:w="760" w:type="dxa"/>
            <w:tcMar>
              <w:top w:w="50" w:type="dxa"/>
              <w:left w:w="90" w:type="dxa"/>
              <w:bottom w:w="50" w:type="dxa"/>
              <w:right w:w="90" w:type="dxa"/>
            </w:tcMar>
            <w:vAlign w:val="center"/>
          </w:tcPr>
          <w:p w14:paraId="622215B6" w14:textId="77777777" w:rsidR="004C693F" w:rsidRDefault="004C693F"/>
        </w:tc>
        <w:tc>
          <w:tcPr>
            <w:tcW w:w="620" w:type="dxa"/>
            <w:tcMar>
              <w:top w:w="50" w:type="dxa"/>
              <w:left w:w="90" w:type="dxa"/>
              <w:bottom w:w="50" w:type="dxa"/>
              <w:right w:w="90" w:type="dxa"/>
            </w:tcMar>
            <w:vAlign w:val="center"/>
          </w:tcPr>
          <w:p w14:paraId="50A7D556" w14:textId="77777777" w:rsidR="004C693F" w:rsidRDefault="004C693F"/>
        </w:tc>
        <w:tc>
          <w:tcPr>
            <w:tcW w:w="880" w:type="dxa"/>
            <w:tcMar>
              <w:top w:w="50" w:type="dxa"/>
              <w:left w:w="90" w:type="dxa"/>
              <w:bottom w:w="50" w:type="dxa"/>
              <w:right w:w="90" w:type="dxa"/>
            </w:tcMar>
            <w:vAlign w:val="center"/>
          </w:tcPr>
          <w:p w14:paraId="51B02580" w14:textId="77777777" w:rsidR="004C693F" w:rsidRDefault="004C693F"/>
        </w:tc>
      </w:tr>
      <w:tr w:rsidR="004C693F" w14:paraId="4EBB8890" w14:textId="77777777">
        <w:tc>
          <w:tcPr>
            <w:tcW w:w="1500" w:type="dxa"/>
            <w:tcMar>
              <w:top w:w="50" w:type="dxa"/>
              <w:left w:w="90" w:type="dxa"/>
              <w:bottom w:w="50" w:type="dxa"/>
              <w:right w:w="90" w:type="dxa"/>
            </w:tcMar>
            <w:vAlign w:val="center"/>
          </w:tcPr>
          <w:p w14:paraId="7F379F89" w14:textId="77777777" w:rsidR="004C693F" w:rsidRDefault="004C693F"/>
        </w:tc>
        <w:tc>
          <w:tcPr>
            <w:tcW w:w="1240" w:type="dxa"/>
            <w:tcMar>
              <w:top w:w="50" w:type="dxa"/>
              <w:left w:w="90" w:type="dxa"/>
              <w:bottom w:w="50" w:type="dxa"/>
              <w:right w:w="90" w:type="dxa"/>
            </w:tcMar>
            <w:vAlign w:val="center"/>
          </w:tcPr>
          <w:p w14:paraId="13F03E16" w14:textId="77777777" w:rsidR="004C693F" w:rsidRDefault="004C693F"/>
        </w:tc>
        <w:tc>
          <w:tcPr>
            <w:tcW w:w="1240" w:type="dxa"/>
            <w:tcMar>
              <w:top w:w="50" w:type="dxa"/>
              <w:left w:w="90" w:type="dxa"/>
              <w:bottom w:w="50" w:type="dxa"/>
              <w:right w:w="90" w:type="dxa"/>
            </w:tcMar>
            <w:vAlign w:val="center"/>
          </w:tcPr>
          <w:p w14:paraId="028A9A74" w14:textId="77777777" w:rsidR="004C693F" w:rsidRDefault="004C693F"/>
        </w:tc>
        <w:tc>
          <w:tcPr>
            <w:tcW w:w="620" w:type="dxa"/>
            <w:tcMar>
              <w:top w:w="50" w:type="dxa"/>
              <w:left w:w="90" w:type="dxa"/>
              <w:bottom w:w="50" w:type="dxa"/>
              <w:right w:w="90" w:type="dxa"/>
            </w:tcMar>
            <w:vAlign w:val="center"/>
          </w:tcPr>
          <w:p w14:paraId="1A53FA0F" w14:textId="77777777" w:rsidR="004C693F" w:rsidRDefault="004C693F"/>
        </w:tc>
        <w:tc>
          <w:tcPr>
            <w:tcW w:w="620" w:type="dxa"/>
            <w:tcMar>
              <w:top w:w="50" w:type="dxa"/>
              <w:left w:w="90" w:type="dxa"/>
              <w:bottom w:w="50" w:type="dxa"/>
              <w:right w:w="90" w:type="dxa"/>
            </w:tcMar>
            <w:vAlign w:val="center"/>
          </w:tcPr>
          <w:p w14:paraId="22ACC17C" w14:textId="77777777" w:rsidR="004C693F" w:rsidRDefault="004C693F"/>
        </w:tc>
        <w:tc>
          <w:tcPr>
            <w:tcW w:w="900" w:type="dxa"/>
            <w:tcMar>
              <w:top w:w="50" w:type="dxa"/>
              <w:left w:w="90" w:type="dxa"/>
              <w:bottom w:w="50" w:type="dxa"/>
              <w:right w:w="90" w:type="dxa"/>
            </w:tcMar>
            <w:vAlign w:val="center"/>
          </w:tcPr>
          <w:p w14:paraId="588766B8" w14:textId="77777777" w:rsidR="004C693F" w:rsidRDefault="004C693F"/>
        </w:tc>
        <w:tc>
          <w:tcPr>
            <w:tcW w:w="980" w:type="dxa"/>
            <w:tcMar>
              <w:top w:w="50" w:type="dxa"/>
              <w:left w:w="90" w:type="dxa"/>
              <w:bottom w:w="50" w:type="dxa"/>
              <w:right w:w="90" w:type="dxa"/>
            </w:tcMar>
            <w:vAlign w:val="center"/>
          </w:tcPr>
          <w:p w14:paraId="5D7C9548" w14:textId="77777777" w:rsidR="004C693F" w:rsidRDefault="004C693F"/>
        </w:tc>
        <w:tc>
          <w:tcPr>
            <w:tcW w:w="760" w:type="dxa"/>
            <w:tcMar>
              <w:top w:w="50" w:type="dxa"/>
              <w:left w:w="90" w:type="dxa"/>
              <w:bottom w:w="50" w:type="dxa"/>
              <w:right w:w="90" w:type="dxa"/>
            </w:tcMar>
            <w:vAlign w:val="center"/>
          </w:tcPr>
          <w:p w14:paraId="0F77CF57" w14:textId="77777777" w:rsidR="004C693F" w:rsidRDefault="004C693F"/>
        </w:tc>
        <w:tc>
          <w:tcPr>
            <w:tcW w:w="620" w:type="dxa"/>
            <w:tcMar>
              <w:top w:w="50" w:type="dxa"/>
              <w:left w:w="90" w:type="dxa"/>
              <w:bottom w:w="50" w:type="dxa"/>
              <w:right w:w="90" w:type="dxa"/>
            </w:tcMar>
            <w:vAlign w:val="center"/>
          </w:tcPr>
          <w:p w14:paraId="0259EA77" w14:textId="77777777" w:rsidR="004C693F" w:rsidRDefault="004C693F"/>
        </w:tc>
        <w:tc>
          <w:tcPr>
            <w:tcW w:w="880" w:type="dxa"/>
            <w:tcMar>
              <w:top w:w="50" w:type="dxa"/>
              <w:left w:w="90" w:type="dxa"/>
              <w:bottom w:w="50" w:type="dxa"/>
              <w:right w:w="90" w:type="dxa"/>
            </w:tcMar>
            <w:vAlign w:val="center"/>
          </w:tcPr>
          <w:p w14:paraId="4E849100" w14:textId="77777777" w:rsidR="004C693F" w:rsidRDefault="004C693F"/>
        </w:tc>
      </w:tr>
      <w:tr w:rsidR="004C693F" w14:paraId="5FBC4103" w14:textId="77777777">
        <w:tc>
          <w:tcPr>
            <w:tcW w:w="1500" w:type="dxa"/>
            <w:tcMar>
              <w:top w:w="50" w:type="dxa"/>
              <w:left w:w="90" w:type="dxa"/>
              <w:bottom w:w="50" w:type="dxa"/>
              <w:right w:w="90" w:type="dxa"/>
            </w:tcMar>
            <w:vAlign w:val="center"/>
          </w:tcPr>
          <w:p w14:paraId="0B72EBCF" w14:textId="77777777" w:rsidR="004C693F" w:rsidRDefault="004C693F"/>
        </w:tc>
        <w:tc>
          <w:tcPr>
            <w:tcW w:w="1240" w:type="dxa"/>
            <w:tcMar>
              <w:top w:w="50" w:type="dxa"/>
              <w:left w:w="90" w:type="dxa"/>
              <w:bottom w:w="50" w:type="dxa"/>
              <w:right w:w="90" w:type="dxa"/>
            </w:tcMar>
            <w:vAlign w:val="center"/>
          </w:tcPr>
          <w:p w14:paraId="52CD2277" w14:textId="77777777" w:rsidR="004C693F" w:rsidRDefault="004C693F"/>
        </w:tc>
        <w:tc>
          <w:tcPr>
            <w:tcW w:w="1240" w:type="dxa"/>
            <w:tcMar>
              <w:top w:w="50" w:type="dxa"/>
              <w:left w:w="90" w:type="dxa"/>
              <w:bottom w:w="50" w:type="dxa"/>
              <w:right w:w="90" w:type="dxa"/>
            </w:tcMar>
            <w:vAlign w:val="center"/>
          </w:tcPr>
          <w:p w14:paraId="22B006E6" w14:textId="77777777" w:rsidR="004C693F" w:rsidRDefault="004C693F"/>
        </w:tc>
        <w:tc>
          <w:tcPr>
            <w:tcW w:w="620" w:type="dxa"/>
            <w:tcMar>
              <w:top w:w="50" w:type="dxa"/>
              <w:left w:w="90" w:type="dxa"/>
              <w:bottom w:w="50" w:type="dxa"/>
              <w:right w:w="90" w:type="dxa"/>
            </w:tcMar>
            <w:vAlign w:val="center"/>
          </w:tcPr>
          <w:p w14:paraId="56056CF6" w14:textId="77777777" w:rsidR="004C693F" w:rsidRDefault="004C693F"/>
        </w:tc>
        <w:tc>
          <w:tcPr>
            <w:tcW w:w="620" w:type="dxa"/>
            <w:tcMar>
              <w:top w:w="50" w:type="dxa"/>
              <w:left w:w="90" w:type="dxa"/>
              <w:bottom w:w="50" w:type="dxa"/>
              <w:right w:w="90" w:type="dxa"/>
            </w:tcMar>
            <w:vAlign w:val="center"/>
          </w:tcPr>
          <w:p w14:paraId="2931F72E" w14:textId="77777777" w:rsidR="004C693F" w:rsidRDefault="004C693F"/>
        </w:tc>
        <w:tc>
          <w:tcPr>
            <w:tcW w:w="900" w:type="dxa"/>
            <w:tcMar>
              <w:top w:w="50" w:type="dxa"/>
              <w:left w:w="90" w:type="dxa"/>
              <w:bottom w:w="50" w:type="dxa"/>
              <w:right w:w="90" w:type="dxa"/>
            </w:tcMar>
            <w:vAlign w:val="center"/>
          </w:tcPr>
          <w:p w14:paraId="7CE46311" w14:textId="77777777" w:rsidR="004C693F" w:rsidRDefault="004C693F"/>
        </w:tc>
        <w:tc>
          <w:tcPr>
            <w:tcW w:w="980" w:type="dxa"/>
            <w:tcMar>
              <w:top w:w="50" w:type="dxa"/>
              <w:left w:w="90" w:type="dxa"/>
              <w:bottom w:w="50" w:type="dxa"/>
              <w:right w:w="90" w:type="dxa"/>
            </w:tcMar>
            <w:vAlign w:val="center"/>
          </w:tcPr>
          <w:p w14:paraId="60B98EB1" w14:textId="77777777" w:rsidR="004C693F" w:rsidRDefault="004C693F"/>
        </w:tc>
        <w:tc>
          <w:tcPr>
            <w:tcW w:w="760" w:type="dxa"/>
            <w:tcMar>
              <w:top w:w="50" w:type="dxa"/>
              <w:left w:w="90" w:type="dxa"/>
              <w:bottom w:w="50" w:type="dxa"/>
              <w:right w:w="90" w:type="dxa"/>
            </w:tcMar>
            <w:vAlign w:val="center"/>
          </w:tcPr>
          <w:p w14:paraId="49A3FE88" w14:textId="77777777" w:rsidR="004C693F" w:rsidRDefault="004C693F"/>
        </w:tc>
        <w:tc>
          <w:tcPr>
            <w:tcW w:w="620" w:type="dxa"/>
            <w:tcMar>
              <w:top w:w="50" w:type="dxa"/>
              <w:left w:w="90" w:type="dxa"/>
              <w:bottom w:w="50" w:type="dxa"/>
              <w:right w:w="90" w:type="dxa"/>
            </w:tcMar>
            <w:vAlign w:val="center"/>
          </w:tcPr>
          <w:p w14:paraId="33688644" w14:textId="77777777" w:rsidR="004C693F" w:rsidRDefault="004C693F"/>
        </w:tc>
        <w:tc>
          <w:tcPr>
            <w:tcW w:w="880" w:type="dxa"/>
            <w:tcMar>
              <w:top w:w="50" w:type="dxa"/>
              <w:left w:w="90" w:type="dxa"/>
              <w:bottom w:w="50" w:type="dxa"/>
              <w:right w:w="90" w:type="dxa"/>
            </w:tcMar>
            <w:vAlign w:val="center"/>
          </w:tcPr>
          <w:p w14:paraId="4BF3B6E5" w14:textId="77777777" w:rsidR="004C693F" w:rsidRDefault="004C693F"/>
        </w:tc>
      </w:tr>
      <w:tr w:rsidR="004C693F" w14:paraId="3180BCB6" w14:textId="77777777">
        <w:tc>
          <w:tcPr>
            <w:tcW w:w="1500" w:type="dxa"/>
            <w:tcMar>
              <w:top w:w="50" w:type="dxa"/>
              <w:left w:w="90" w:type="dxa"/>
              <w:bottom w:w="50" w:type="dxa"/>
              <w:right w:w="90" w:type="dxa"/>
            </w:tcMar>
            <w:vAlign w:val="center"/>
          </w:tcPr>
          <w:p w14:paraId="5416F76A" w14:textId="77777777" w:rsidR="004C693F" w:rsidRDefault="004C693F"/>
        </w:tc>
        <w:tc>
          <w:tcPr>
            <w:tcW w:w="1240" w:type="dxa"/>
            <w:tcMar>
              <w:top w:w="50" w:type="dxa"/>
              <w:left w:w="90" w:type="dxa"/>
              <w:bottom w:w="50" w:type="dxa"/>
              <w:right w:w="90" w:type="dxa"/>
            </w:tcMar>
            <w:vAlign w:val="center"/>
          </w:tcPr>
          <w:p w14:paraId="101E89DB" w14:textId="77777777" w:rsidR="004C693F" w:rsidRDefault="004C693F"/>
        </w:tc>
        <w:tc>
          <w:tcPr>
            <w:tcW w:w="1240" w:type="dxa"/>
            <w:tcMar>
              <w:top w:w="50" w:type="dxa"/>
              <w:left w:w="90" w:type="dxa"/>
              <w:bottom w:w="50" w:type="dxa"/>
              <w:right w:w="90" w:type="dxa"/>
            </w:tcMar>
            <w:vAlign w:val="center"/>
          </w:tcPr>
          <w:p w14:paraId="7E9B630F" w14:textId="77777777" w:rsidR="004C693F" w:rsidRDefault="004C693F"/>
        </w:tc>
        <w:tc>
          <w:tcPr>
            <w:tcW w:w="620" w:type="dxa"/>
            <w:tcMar>
              <w:top w:w="50" w:type="dxa"/>
              <w:left w:w="90" w:type="dxa"/>
              <w:bottom w:w="50" w:type="dxa"/>
              <w:right w:w="90" w:type="dxa"/>
            </w:tcMar>
            <w:vAlign w:val="center"/>
          </w:tcPr>
          <w:p w14:paraId="2A3421C0" w14:textId="77777777" w:rsidR="004C693F" w:rsidRDefault="004C693F"/>
        </w:tc>
        <w:tc>
          <w:tcPr>
            <w:tcW w:w="620" w:type="dxa"/>
            <w:tcMar>
              <w:top w:w="50" w:type="dxa"/>
              <w:left w:w="90" w:type="dxa"/>
              <w:bottom w:w="50" w:type="dxa"/>
              <w:right w:w="90" w:type="dxa"/>
            </w:tcMar>
            <w:vAlign w:val="center"/>
          </w:tcPr>
          <w:p w14:paraId="2CFF7A6C" w14:textId="77777777" w:rsidR="004C693F" w:rsidRDefault="004C693F"/>
        </w:tc>
        <w:tc>
          <w:tcPr>
            <w:tcW w:w="900" w:type="dxa"/>
            <w:tcMar>
              <w:top w:w="50" w:type="dxa"/>
              <w:left w:w="90" w:type="dxa"/>
              <w:bottom w:w="50" w:type="dxa"/>
              <w:right w:w="90" w:type="dxa"/>
            </w:tcMar>
            <w:vAlign w:val="center"/>
          </w:tcPr>
          <w:p w14:paraId="60085980" w14:textId="77777777" w:rsidR="004C693F" w:rsidRDefault="004C693F"/>
        </w:tc>
        <w:tc>
          <w:tcPr>
            <w:tcW w:w="980" w:type="dxa"/>
            <w:tcMar>
              <w:top w:w="50" w:type="dxa"/>
              <w:left w:w="90" w:type="dxa"/>
              <w:bottom w:w="50" w:type="dxa"/>
              <w:right w:w="90" w:type="dxa"/>
            </w:tcMar>
            <w:vAlign w:val="center"/>
          </w:tcPr>
          <w:p w14:paraId="3B5E5C4A" w14:textId="77777777" w:rsidR="004C693F" w:rsidRDefault="004C693F"/>
        </w:tc>
        <w:tc>
          <w:tcPr>
            <w:tcW w:w="760" w:type="dxa"/>
            <w:tcMar>
              <w:top w:w="50" w:type="dxa"/>
              <w:left w:w="90" w:type="dxa"/>
              <w:bottom w:w="50" w:type="dxa"/>
              <w:right w:w="90" w:type="dxa"/>
            </w:tcMar>
            <w:vAlign w:val="center"/>
          </w:tcPr>
          <w:p w14:paraId="2E076617" w14:textId="77777777" w:rsidR="004C693F" w:rsidRDefault="004C693F"/>
        </w:tc>
        <w:tc>
          <w:tcPr>
            <w:tcW w:w="620" w:type="dxa"/>
            <w:tcMar>
              <w:top w:w="50" w:type="dxa"/>
              <w:left w:w="90" w:type="dxa"/>
              <w:bottom w:w="50" w:type="dxa"/>
              <w:right w:w="90" w:type="dxa"/>
            </w:tcMar>
            <w:vAlign w:val="center"/>
          </w:tcPr>
          <w:p w14:paraId="6CE446B6" w14:textId="77777777" w:rsidR="004C693F" w:rsidRDefault="004C693F"/>
        </w:tc>
        <w:tc>
          <w:tcPr>
            <w:tcW w:w="880" w:type="dxa"/>
            <w:tcMar>
              <w:top w:w="50" w:type="dxa"/>
              <w:left w:w="90" w:type="dxa"/>
              <w:bottom w:w="50" w:type="dxa"/>
              <w:right w:w="90" w:type="dxa"/>
            </w:tcMar>
            <w:vAlign w:val="center"/>
          </w:tcPr>
          <w:p w14:paraId="0C79A377" w14:textId="77777777" w:rsidR="004C693F" w:rsidRDefault="004C693F"/>
        </w:tc>
      </w:tr>
      <w:tr w:rsidR="004C693F" w14:paraId="1096B291" w14:textId="77777777">
        <w:tc>
          <w:tcPr>
            <w:tcW w:w="1500" w:type="dxa"/>
            <w:tcMar>
              <w:top w:w="50" w:type="dxa"/>
              <w:left w:w="90" w:type="dxa"/>
              <w:bottom w:w="50" w:type="dxa"/>
              <w:right w:w="90" w:type="dxa"/>
            </w:tcMar>
            <w:vAlign w:val="center"/>
          </w:tcPr>
          <w:p w14:paraId="32D4599A" w14:textId="77777777" w:rsidR="004C693F" w:rsidRDefault="004C693F"/>
        </w:tc>
        <w:tc>
          <w:tcPr>
            <w:tcW w:w="1240" w:type="dxa"/>
            <w:tcMar>
              <w:top w:w="50" w:type="dxa"/>
              <w:left w:w="90" w:type="dxa"/>
              <w:bottom w:w="50" w:type="dxa"/>
              <w:right w:w="90" w:type="dxa"/>
            </w:tcMar>
            <w:vAlign w:val="center"/>
          </w:tcPr>
          <w:p w14:paraId="177E275D" w14:textId="77777777" w:rsidR="004C693F" w:rsidRDefault="004C693F"/>
        </w:tc>
        <w:tc>
          <w:tcPr>
            <w:tcW w:w="1240" w:type="dxa"/>
            <w:tcMar>
              <w:top w:w="50" w:type="dxa"/>
              <w:left w:w="90" w:type="dxa"/>
              <w:bottom w:w="50" w:type="dxa"/>
              <w:right w:w="90" w:type="dxa"/>
            </w:tcMar>
            <w:vAlign w:val="center"/>
          </w:tcPr>
          <w:p w14:paraId="5DB8DA06" w14:textId="77777777" w:rsidR="004C693F" w:rsidRDefault="004C693F"/>
        </w:tc>
        <w:tc>
          <w:tcPr>
            <w:tcW w:w="620" w:type="dxa"/>
            <w:tcMar>
              <w:top w:w="50" w:type="dxa"/>
              <w:left w:w="90" w:type="dxa"/>
              <w:bottom w:w="50" w:type="dxa"/>
              <w:right w:w="90" w:type="dxa"/>
            </w:tcMar>
            <w:vAlign w:val="center"/>
          </w:tcPr>
          <w:p w14:paraId="1790FDB6" w14:textId="77777777" w:rsidR="004C693F" w:rsidRDefault="004C693F"/>
        </w:tc>
        <w:tc>
          <w:tcPr>
            <w:tcW w:w="620" w:type="dxa"/>
            <w:tcMar>
              <w:top w:w="50" w:type="dxa"/>
              <w:left w:w="90" w:type="dxa"/>
              <w:bottom w:w="50" w:type="dxa"/>
              <w:right w:w="90" w:type="dxa"/>
            </w:tcMar>
            <w:vAlign w:val="center"/>
          </w:tcPr>
          <w:p w14:paraId="3061E751" w14:textId="77777777" w:rsidR="004C693F" w:rsidRDefault="004C693F"/>
        </w:tc>
        <w:tc>
          <w:tcPr>
            <w:tcW w:w="900" w:type="dxa"/>
            <w:tcMar>
              <w:top w:w="50" w:type="dxa"/>
              <w:left w:w="90" w:type="dxa"/>
              <w:bottom w:w="50" w:type="dxa"/>
              <w:right w:w="90" w:type="dxa"/>
            </w:tcMar>
            <w:vAlign w:val="center"/>
          </w:tcPr>
          <w:p w14:paraId="36F3CABE" w14:textId="77777777" w:rsidR="004C693F" w:rsidRDefault="004C693F"/>
        </w:tc>
        <w:tc>
          <w:tcPr>
            <w:tcW w:w="980" w:type="dxa"/>
            <w:tcMar>
              <w:top w:w="50" w:type="dxa"/>
              <w:left w:w="90" w:type="dxa"/>
              <w:bottom w:w="50" w:type="dxa"/>
              <w:right w:w="90" w:type="dxa"/>
            </w:tcMar>
            <w:vAlign w:val="center"/>
          </w:tcPr>
          <w:p w14:paraId="41B5BD54" w14:textId="77777777" w:rsidR="004C693F" w:rsidRDefault="004C693F"/>
        </w:tc>
        <w:tc>
          <w:tcPr>
            <w:tcW w:w="760" w:type="dxa"/>
            <w:tcMar>
              <w:top w:w="50" w:type="dxa"/>
              <w:left w:w="90" w:type="dxa"/>
              <w:bottom w:w="50" w:type="dxa"/>
              <w:right w:w="90" w:type="dxa"/>
            </w:tcMar>
            <w:vAlign w:val="center"/>
          </w:tcPr>
          <w:p w14:paraId="742D2557" w14:textId="77777777" w:rsidR="004C693F" w:rsidRDefault="004C693F"/>
        </w:tc>
        <w:tc>
          <w:tcPr>
            <w:tcW w:w="620" w:type="dxa"/>
            <w:tcMar>
              <w:top w:w="50" w:type="dxa"/>
              <w:left w:w="90" w:type="dxa"/>
              <w:bottom w:w="50" w:type="dxa"/>
              <w:right w:w="90" w:type="dxa"/>
            </w:tcMar>
            <w:vAlign w:val="center"/>
          </w:tcPr>
          <w:p w14:paraId="02FE750B" w14:textId="77777777" w:rsidR="004C693F" w:rsidRDefault="004C693F"/>
        </w:tc>
        <w:tc>
          <w:tcPr>
            <w:tcW w:w="880" w:type="dxa"/>
            <w:tcMar>
              <w:top w:w="50" w:type="dxa"/>
              <w:left w:w="90" w:type="dxa"/>
              <w:bottom w:w="50" w:type="dxa"/>
              <w:right w:w="90" w:type="dxa"/>
            </w:tcMar>
            <w:vAlign w:val="center"/>
          </w:tcPr>
          <w:p w14:paraId="76DCD2FA" w14:textId="77777777" w:rsidR="004C693F" w:rsidRDefault="004C693F"/>
        </w:tc>
      </w:tr>
      <w:tr w:rsidR="004C693F" w14:paraId="774BD7FD" w14:textId="77777777">
        <w:tc>
          <w:tcPr>
            <w:tcW w:w="1500" w:type="dxa"/>
            <w:tcMar>
              <w:top w:w="50" w:type="dxa"/>
              <w:left w:w="90" w:type="dxa"/>
              <w:bottom w:w="50" w:type="dxa"/>
              <w:right w:w="90" w:type="dxa"/>
            </w:tcMar>
            <w:vAlign w:val="center"/>
          </w:tcPr>
          <w:p w14:paraId="004D24E5" w14:textId="77777777" w:rsidR="004C693F" w:rsidRDefault="004C693F"/>
        </w:tc>
        <w:tc>
          <w:tcPr>
            <w:tcW w:w="1240" w:type="dxa"/>
            <w:tcMar>
              <w:top w:w="50" w:type="dxa"/>
              <w:left w:w="90" w:type="dxa"/>
              <w:bottom w:w="50" w:type="dxa"/>
              <w:right w:w="90" w:type="dxa"/>
            </w:tcMar>
            <w:vAlign w:val="center"/>
          </w:tcPr>
          <w:p w14:paraId="2A8D0BDB" w14:textId="77777777" w:rsidR="004C693F" w:rsidRDefault="004C693F"/>
        </w:tc>
        <w:tc>
          <w:tcPr>
            <w:tcW w:w="1240" w:type="dxa"/>
            <w:tcMar>
              <w:top w:w="50" w:type="dxa"/>
              <w:left w:w="90" w:type="dxa"/>
              <w:bottom w:w="50" w:type="dxa"/>
              <w:right w:w="90" w:type="dxa"/>
            </w:tcMar>
            <w:vAlign w:val="center"/>
          </w:tcPr>
          <w:p w14:paraId="000C9FEA" w14:textId="77777777" w:rsidR="004C693F" w:rsidRDefault="004C693F"/>
        </w:tc>
        <w:tc>
          <w:tcPr>
            <w:tcW w:w="620" w:type="dxa"/>
            <w:tcMar>
              <w:top w:w="50" w:type="dxa"/>
              <w:left w:w="90" w:type="dxa"/>
              <w:bottom w:w="50" w:type="dxa"/>
              <w:right w:w="90" w:type="dxa"/>
            </w:tcMar>
            <w:vAlign w:val="center"/>
          </w:tcPr>
          <w:p w14:paraId="7F5F7D37" w14:textId="77777777" w:rsidR="004C693F" w:rsidRDefault="004C693F"/>
        </w:tc>
        <w:tc>
          <w:tcPr>
            <w:tcW w:w="620" w:type="dxa"/>
            <w:tcMar>
              <w:top w:w="50" w:type="dxa"/>
              <w:left w:w="90" w:type="dxa"/>
              <w:bottom w:w="50" w:type="dxa"/>
              <w:right w:w="90" w:type="dxa"/>
            </w:tcMar>
            <w:vAlign w:val="center"/>
          </w:tcPr>
          <w:p w14:paraId="0D53A371" w14:textId="77777777" w:rsidR="004C693F" w:rsidRDefault="004C693F"/>
        </w:tc>
        <w:tc>
          <w:tcPr>
            <w:tcW w:w="900" w:type="dxa"/>
            <w:tcMar>
              <w:top w:w="50" w:type="dxa"/>
              <w:left w:w="90" w:type="dxa"/>
              <w:bottom w:w="50" w:type="dxa"/>
              <w:right w:w="90" w:type="dxa"/>
            </w:tcMar>
            <w:vAlign w:val="center"/>
          </w:tcPr>
          <w:p w14:paraId="5CB1DBEC" w14:textId="77777777" w:rsidR="004C693F" w:rsidRDefault="004C693F"/>
        </w:tc>
        <w:tc>
          <w:tcPr>
            <w:tcW w:w="980" w:type="dxa"/>
            <w:tcMar>
              <w:top w:w="50" w:type="dxa"/>
              <w:left w:w="90" w:type="dxa"/>
              <w:bottom w:w="50" w:type="dxa"/>
              <w:right w:w="90" w:type="dxa"/>
            </w:tcMar>
            <w:vAlign w:val="center"/>
          </w:tcPr>
          <w:p w14:paraId="2E4EDD94" w14:textId="77777777" w:rsidR="004C693F" w:rsidRDefault="004C693F"/>
        </w:tc>
        <w:tc>
          <w:tcPr>
            <w:tcW w:w="760" w:type="dxa"/>
            <w:tcMar>
              <w:top w:w="50" w:type="dxa"/>
              <w:left w:w="90" w:type="dxa"/>
              <w:bottom w:w="50" w:type="dxa"/>
              <w:right w:w="90" w:type="dxa"/>
            </w:tcMar>
            <w:vAlign w:val="center"/>
          </w:tcPr>
          <w:p w14:paraId="22973F60" w14:textId="77777777" w:rsidR="004C693F" w:rsidRDefault="004C693F"/>
        </w:tc>
        <w:tc>
          <w:tcPr>
            <w:tcW w:w="620" w:type="dxa"/>
            <w:tcMar>
              <w:top w:w="50" w:type="dxa"/>
              <w:left w:w="90" w:type="dxa"/>
              <w:bottom w:w="50" w:type="dxa"/>
              <w:right w:w="90" w:type="dxa"/>
            </w:tcMar>
            <w:vAlign w:val="center"/>
          </w:tcPr>
          <w:p w14:paraId="1F66F9BA" w14:textId="77777777" w:rsidR="004C693F" w:rsidRDefault="004C693F"/>
        </w:tc>
        <w:tc>
          <w:tcPr>
            <w:tcW w:w="880" w:type="dxa"/>
            <w:tcMar>
              <w:top w:w="50" w:type="dxa"/>
              <w:left w:w="90" w:type="dxa"/>
              <w:bottom w:w="50" w:type="dxa"/>
              <w:right w:w="90" w:type="dxa"/>
            </w:tcMar>
            <w:vAlign w:val="center"/>
          </w:tcPr>
          <w:p w14:paraId="4C8722B8" w14:textId="77777777" w:rsidR="004C693F" w:rsidRDefault="004C693F"/>
        </w:tc>
      </w:tr>
      <w:tr w:rsidR="004C693F" w14:paraId="665B3C03" w14:textId="77777777">
        <w:tc>
          <w:tcPr>
            <w:tcW w:w="1500" w:type="dxa"/>
            <w:tcMar>
              <w:top w:w="50" w:type="dxa"/>
              <w:left w:w="90" w:type="dxa"/>
              <w:bottom w:w="50" w:type="dxa"/>
              <w:right w:w="90" w:type="dxa"/>
            </w:tcMar>
            <w:vAlign w:val="center"/>
          </w:tcPr>
          <w:p w14:paraId="33A9FB5F" w14:textId="77777777" w:rsidR="004C693F" w:rsidRDefault="004C693F"/>
        </w:tc>
        <w:tc>
          <w:tcPr>
            <w:tcW w:w="1240" w:type="dxa"/>
            <w:tcMar>
              <w:top w:w="50" w:type="dxa"/>
              <w:left w:w="90" w:type="dxa"/>
              <w:bottom w:w="50" w:type="dxa"/>
              <w:right w:w="90" w:type="dxa"/>
            </w:tcMar>
            <w:vAlign w:val="center"/>
          </w:tcPr>
          <w:p w14:paraId="1B1D4C19" w14:textId="77777777" w:rsidR="004C693F" w:rsidRDefault="004C693F"/>
        </w:tc>
        <w:tc>
          <w:tcPr>
            <w:tcW w:w="1240" w:type="dxa"/>
            <w:tcMar>
              <w:top w:w="50" w:type="dxa"/>
              <w:left w:w="90" w:type="dxa"/>
              <w:bottom w:w="50" w:type="dxa"/>
              <w:right w:w="90" w:type="dxa"/>
            </w:tcMar>
            <w:vAlign w:val="center"/>
          </w:tcPr>
          <w:p w14:paraId="4DFD13BA" w14:textId="77777777" w:rsidR="004C693F" w:rsidRDefault="004C693F"/>
        </w:tc>
        <w:tc>
          <w:tcPr>
            <w:tcW w:w="620" w:type="dxa"/>
            <w:tcMar>
              <w:top w:w="50" w:type="dxa"/>
              <w:left w:w="90" w:type="dxa"/>
              <w:bottom w:w="50" w:type="dxa"/>
              <w:right w:w="90" w:type="dxa"/>
            </w:tcMar>
            <w:vAlign w:val="center"/>
          </w:tcPr>
          <w:p w14:paraId="00EAACB4" w14:textId="77777777" w:rsidR="004C693F" w:rsidRDefault="004C693F"/>
        </w:tc>
        <w:tc>
          <w:tcPr>
            <w:tcW w:w="620" w:type="dxa"/>
            <w:tcMar>
              <w:top w:w="50" w:type="dxa"/>
              <w:left w:w="90" w:type="dxa"/>
              <w:bottom w:w="50" w:type="dxa"/>
              <w:right w:w="90" w:type="dxa"/>
            </w:tcMar>
            <w:vAlign w:val="center"/>
          </w:tcPr>
          <w:p w14:paraId="45F0189B" w14:textId="77777777" w:rsidR="004C693F" w:rsidRDefault="004C693F"/>
        </w:tc>
        <w:tc>
          <w:tcPr>
            <w:tcW w:w="900" w:type="dxa"/>
            <w:tcMar>
              <w:top w:w="50" w:type="dxa"/>
              <w:left w:w="90" w:type="dxa"/>
              <w:bottom w:w="50" w:type="dxa"/>
              <w:right w:w="90" w:type="dxa"/>
            </w:tcMar>
            <w:vAlign w:val="center"/>
          </w:tcPr>
          <w:p w14:paraId="26ECDA63" w14:textId="77777777" w:rsidR="004C693F" w:rsidRDefault="004C693F"/>
        </w:tc>
        <w:tc>
          <w:tcPr>
            <w:tcW w:w="980" w:type="dxa"/>
            <w:tcMar>
              <w:top w:w="50" w:type="dxa"/>
              <w:left w:w="90" w:type="dxa"/>
              <w:bottom w:w="50" w:type="dxa"/>
              <w:right w:w="90" w:type="dxa"/>
            </w:tcMar>
            <w:vAlign w:val="center"/>
          </w:tcPr>
          <w:p w14:paraId="6782D25E" w14:textId="77777777" w:rsidR="004C693F" w:rsidRDefault="004C693F"/>
        </w:tc>
        <w:tc>
          <w:tcPr>
            <w:tcW w:w="760" w:type="dxa"/>
            <w:tcMar>
              <w:top w:w="50" w:type="dxa"/>
              <w:left w:w="90" w:type="dxa"/>
              <w:bottom w:w="50" w:type="dxa"/>
              <w:right w:w="90" w:type="dxa"/>
            </w:tcMar>
            <w:vAlign w:val="center"/>
          </w:tcPr>
          <w:p w14:paraId="20CD4827" w14:textId="77777777" w:rsidR="004C693F" w:rsidRDefault="004C693F"/>
        </w:tc>
        <w:tc>
          <w:tcPr>
            <w:tcW w:w="620" w:type="dxa"/>
            <w:tcMar>
              <w:top w:w="50" w:type="dxa"/>
              <w:left w:w="90" w:type="dxa"/>
              <w:bottom w:w="50" w:type="dxa"/>
              <w:right w:w="90" w:type="dxa"/>
            </w:tcMar>
            <w:vAlign w:val="center"/>
          </w:tcPr>
          <w:p w14:paraId="7E55B823" w14:textId="77777777" w:rsidR="004C693F" w:rsidRDefault="004C693F"/>
        </w:tc>
        <w:tc>
          <w:tcPr>
            <w:tcW w:w="880" w:type="dxa"/>
            <w:tcMar>
              <w:top w:w="50" w:type="dxa"/>
              <w:left w:w="90" w:type="dxa"/>
              <w:bottom w:w="50" w:type="dxa"/>
              <w:right w:w="90" w:type="dxa"/>
            </w:tcMar>
            <w:vAlign w:val="center"/>
          </w:tcPr>
          <w:p w14:paraId="39860ADB" w14:textId="77777777" w:rsidR="004C693F" w:rsidRDefault="004C693F"/>
        </w:tc>
      </w:tr>
      <w:tr w:rsidR="004C693F" w14:paraId="16FBED88" w14:textId="77777777">
        <w:tc>
          <w:tcPr>
            <w:tcW w:w="1500" w:type="dxa"/>
            <w:tcMar>
              <w:top w:w="50" w:type="dxa"/>
              <w:left w:w="90" w:type="dxa"/>
              <w:bottom w:w="50" w:type="dxa"/>
              <w:right w:w="90" w:type="dxa"/>
            </w:tcMar>
            <w:vAlign w:val="center"/>
          </w:tcPr>
          <w:p w14:paraId="551A31BB" w14:textId="77777777" w:rsidR="004C693F" w:rsidRDefault="004C693F"/>
        </w:tc>
        <w:tc>
          <w:tcPr>
            <w:tcW w:w="1240" w:type="dxa"/>
            <w:tcMar>
              <w:top w:w="50" w:type="dxa"/>
              <w:left w:w="90" w:type="dxa"/>
              <w:bottom w:w="50" w:type="dxa"/>
              <w:right w:w="90" w:type="dxa"/>
            </w:tcMar>
            <w:vAlign w:val="center"/>
          </w:tcPr>
          <w:p w14:paraId="68F2A953" w14:textId="77777777" w:rsidR="004C693F" w:rsidRDefault="004C693F"/>
        </w:tc>
        <w:tc>
          <w:tcPr>
            <w:tcW w:w="1240" w:type="dxa"/>
            <w:tcMar>
              <w:top w:w="50" w:type="dxa"/>
              <w:left w:w="90" w:type="dxa"/>
              <w:bottom w:w="50" w:type="dxa"/>
              <w:right w:w="90" w:type="dxa"/>
            </w:tcMar>
            <w:vAlign w:val="center"/>
          </w:tcPr>
          <w:p w14:paraId="4056BF8D" w14:textId="77777777" w:rsidR="004C693F" w:rsidRDefault="004C693F"/>
        </w:tc>
        <w:tc>
          <w:tcPr>
            <w:tcW w:w="620" w:type="dxa"/>
            <w:tcMar>
              <w:top w:w="50" w:type="dxa"/>
              <w:left w:w="90" w:type="dxa"/>
              <w:bottom w:w="50" w:type="dxa"/>
              <w:right w:w="90" w:type="dxa"/>
            </w:tcMar>
            <w:vAlign w:val="center"/>
          </w:tcPr>
          <w:p w14:paraId="5AFF5B5D" w14:textId="77777777" w:rsidR="004C693F" w:rsidRDefault="004C693F"/>
        </w:tc>
        <w:tc>
          <w:tcPr>
            <w:tcW w:w="620" w:type="dxa"/>
            <w:tcMar>
              <w:top w:w="50" w:type="dxa"/>
              <w:left w:w="90" w:type="dxa"/>
              <w:bottom w:w="50" w:type="dxa"/>
              <w:right w:w="90" w:type="dxa"/>
            </w:tcMar>
            <w:vAlign w:val="center"/>
          </w:tcPr>
          <w:p w14:paraId="1160E225" w14:textId="77777777" w:rsidR="004C693F" w:rsidRDefault="004C693F"/>
        </w:tc>
        <w:tc>
          <w:tcPr>
            <w:tcW w:w="900" w:type="dxa"/>
            <w:tcMar>
              <w:top w:w="50" w:type="dxa"/>
              <w:left w:w="90" w:type="dxa"/>
              <w:bottom w:w="50" w:type="dxa"/>
              <w:right w:w="90" w:type="dxa"/>
            </w:tcMar>
            <w:vAlign w:val="center"/>
          </w:tcPr>
          <w:p w14:paraId="4CD0535F" w14:textId="77777777" w:rsidR="004C693F" w:rsidRDefault="004C693F"/>
        </w:tc>
        <w:tc>
          <w:tcPr>
            <w:tcW w:w="980" w:type="dxa"/>
            <w:tcMar>
              <w:top w:w="50" w:type="dxa"/>
              <w:left w:w="90" w:type="dxa"/>
              <w:bottom w:w="50" w:type="dxa"/>
              <w:right w:w="90" w:type="dxa"/>
            </w:tcMar>
            <w:vAlign w:val="center"/>
          </w:tcPr>
          <w:p w14:paraId="6F1B4A9C" w14:textId="77777777" w:rsidR="004C693F" w:rsidRDefault="004C693F"/>
        </w:tc>
        <w:tc>
          <w:tcPr>
            <w:tcW w:w="760" w:type="dxa"/>
            <w:tcMar>
              <w:top w:w="50" w:type="dxa"/>
              <w:left w:w="90" w:type="dxa"/>
              <w:bottom w:w="50" w:type="dxa"/>
              <w:right w:w="90" w:type="dxa"/>
            </w:tcMar>
            <w:vAlign w:val="center"/>
          </w:tcPr>
          <w:p w14:paraId="050A407B" w14:textId="77777777" w:rsidR="004C693F" w:rsidRDefault="004C693F"/>
        </w:tc>
        <w:tc>
          <w:tcPr>
            <w:tcW w:w="620" w:type="dxa"/>
            <w:tcMar>
              <w:top w:w="50" w:type="dxa"/>
              <w:left w:w="90" w:type="dxa"/>
              <w:bottom w:w="50" w:type="dxa"/>
              <w:right w:w="90" w:type="dxa"/>
            </w:tcMar>
            <w:vAlign w:val="center"/>
          </w:tcPr>
          <w:p w14:paraId="75586142" w14:textId="77777777" w:rsidR="004C693F" w:rsidRDefault="004C693F"/>
        </w:tc>
        <w:tc>
          <w:tcPr>
            <w:tcW w:w="880" w:type="dxa"/>
            <w:tcMar>
              <w:top w:w="50" w:type="dxa"/>
              <w:left w:w="90" w:type="dxa"/>
              <w:bottom w:w="50" w:type="dxa"/>
              <w:right w:w="90" w:type="dxa"/>
            </w:tcMar>
            <w:vAlign w:val="center"/>
          </w:tcPr>
          <w:p w14:paraId="5A98121E" w14:textId="77777777" w:rsidR="004C693F" w:rsidRDefault="004C693F"/>
        </w:tc>
      </w:tr>
      <w:tr w:rsidR="004C693F" w14:paraId="7E3764DE" w14:textId="77777777">
        <w:tc>
          <w:tcPr>
            <w:tcW w:w="1500" w:type="dxa"/>
            <w:tcMar>
              <w:top w:w="50" w:type="dxa"/>
              <w:left w:w="90" w:type="dxa"/>
              <w:bottom w:w="50" w:type="dxa"/>
              <w:right w:w="90" w:type="dxa"/>
            </w:tcMar>
            <w:vAlign w:val="center"/>
          </w:tcPr>
          <w:p w14:paraId="59D42BB5" w14:textId="77777777" w:rsidR="004C693F" w:rsidRDefault="004C693F"/>
        </w:tc>
        <w:tc>
          <w:tcPr>
            <w:tcW w:w="1240" w:type="dxa"/>
            <w:tcMar>
              <w:top w:w="50" w:type="dxa"/>
              <w:left w:w="90" w:type="dxa"/>
              <w:bottom w:w="50" w:type="dxa"/>
              <w:right w:w="90" w:type="dxa"/>
            </w:tcMar>
            <w:vAlign w:val="center"/>
          </w:tcPr>
          <w:p w14:paraId="3B9DAC86" w14:textId="77777777" w:rsidR="004C693F" w:rsidRDefault="004C693F"/>
        </w:tc>
        <w:tc>
          <w:tcPr>
            <w:tcW w:w="1240" w:type="dxa"/>
            <w:tcMar>
              <w:top w:w="50" w:type="dxa"/>
              <w:left w:w="90" w:type="dxa"/>
              <w:bottom w:w="50" w:type="dxa"/>
              <w:right w:w="90" w:type="dxa"/>
            </w:tcMar>
            <w:vAlign w:val="center"/>
          </w:tcPr>
          <w:p w14:paraId="2AF06E7E" w14:textId="77777777" w:rsidR="004C693F" w:rsidRDefault="004C693F"/>
        </w:tc>
        <w:tc>
          <w:tcPr>
            <w:tcW w:w="620" w:type="dxa"/>
            <w:tcMar>
              <w:top w:w="50" w:type="dxa"/>
              <w:left w:w="90" w:type="dxa"/>
              <w:bottom w:w="50" w:type="dxa"/>
              <w:right w:w="90" w:type="dxa"/>
            </w:tcMar>
            <w:vAlign w:val="center"/>
          </w:tcPr>
          <w:p w14:paraId="64CB9B22" w14:textId="77777777" w:rsidR="004C693F" w:rsidRDefault="004C693F"/>
        </w:tc>
        <w:tc>
          <w:tcPr>
            <w:tcW w:w="620" w:type="dxa"/>
            <w:tcMar>
              <w:top w:w="50" w:type="dxa"/>
              <w:left w:w="90" w:type="dxa"/>
              <w:bottom w:w="50" w:type="dxa"/>
              <w:right w:w="90" w:type="dxa"/>
            </w:tcMar>
            <w:vAlign w:val="center"/>
          </w:tcPr>
          <w:p w14:paraId="720B4C81" w14:textId="77777777" w:rsidR="004C693F" w:rsidRDefault="004C693F"/>
        </w:tc>
        <w:tc>
          <w:tcPr>
            <w:tcW w:w="900" w:type="dxa"/>
            <w:tcMar>
              <w:top w:w="50" w:type="dxa"/>
              <w:left w:w="90" w:type="dxa"/>
              <w:bottom w:w="50" w:type="dxa"/>
              <w:right w:w="90" w:type="dxa"/>
            </w:tcMar>
            <w:vAlign w:val="center"/>
          </w:tcPr>
          <w:p w14:paraId="3682D2F2" w14:textId="77777777" w:rsidR="004C693F" w:rsidRDefault="004C693F"/>
        </w:tc>
        <w:tc>
          <w:tcPr>
            <w:tcW w:w="980" w:type="dxa"/>
            <w:tcMar>
              <w:top w:w="50" w:type="dxa"/>
              <w:left w:w="90" w:type="dxa"/>
              <w:bottom w:w="50" w:type="dxa"/>
              <w:right w:w="90" w:type="dxa"/>
            </w:tcMar>
            <w:vAlign w:val="center"/>
          </w:tcPr>
          <w:p w14:paraId="53E35EE9" w14:textId="77777777" w:rsidR="004C693F" w:rsidRDefault="004C693F"/>
        </w:tc>
        <w:tc>
          <w:tcPr>
            <w:tcW w:w="760" w:type="dxa"/>
            <w:tcMar>
              <w:top w:w="50" w:type="dxa"/>
              <w:left w:w="90" w:type="dxa"/>
              <w:bottom w:w="50" w:type="dxa"/>
              <w:right w:w="90" w:type="dxa"/>
            </w:tcMar>
            <w:vAlign w:val="center"/>
          </w:tcPr>
          <w:p w14:paraId="54BCF80B" w14:textId="77777777" w:rsidR="004C693F" w:rsidRDefault="004C693F"/>
        </w:tc>
        <w:tc>
          <w:tcPr>
            <w:tcW w:w="620" w:type="dxa"/>
            <w:tcMar>
              <w:top w:w="50" w:type="dxa"/>
              <w:left w:w="90" w:type="dxa"/>
              <w:bottom w:w="50" w:type="dxa"/>
              <w:right w:w="90" w:type="dxa"/>
            </w:tcMar>
            <w:vAlign w:val="center"/>
          </w:tcPr>
          <w:p w14:paraId="7084B14F" w14:textId="77777777" w:rsidR="004C693F" w:rsidRDefault="004C693F"/>
        </w:tc>
        <w:tc>
          <w:tcPr>
            <w:tcW w:w="880" w:type="dxa"/>
            <w:tcMar>
              <w:top w:w="50" w:type="dxa"/>
              <w:left w:w="90" w:type="dxa"/>
              <w:bottom w:w="50" w:type="dxa"/>
              <w:right w:w="90" w:type="dxa"/>
            </w:tcMar>
            <w:vAlign w:val="center"/>
          </w:tcPr>
          <w:p w14:paraId="2D931272" w14:textId="77777777" w:rsidR="004C693F" w:rsidRDefault="004C693F"/>
        </w:tc>
      </w:tr>
      <w:tr w:rsidR="004C693F" w14:paraId="06F9EBA0" w14:textId="77777777">
        <w:tc>
          <w:tcPr>
            <w:tcW w:w="1500" w:type="dxa"/>
            <w:tcMar>
              <w:top w:w="50" w:type="dxa"/>
              <w:left w:w="90" w:type="dxa"/>
              <w:bottom w:w="50" w:type="dxa"/>
              <w:right w:w="90" w:type="dxa"/>
            </w:tcMar>
            <w:vAlign w:val="center"/>
          </w:tcPr>
          <w:p w14:paraId="2E25A777" w14:textId="77777777" w:rsidR="004C693F" w:rsidRDefault="004C693F"/>
        </w:tc>
        <w:tc>
          <w:tcPr>
            <w:tcW w:w="1240" w:type="dxa"/>
            <w:tcMar>
              <w:top w:w="50" w:type="dxa"/>
              <w:left w:w="90" w:type="dxa"/>
              <w:bottom w:w="50" w:type="dxa"/>
              <w:right w:w="90" w:type="dxa"/>
            </w:tcMar>
            <w:vAlign w:val="center"/>
          </w:tcPr>
          <w:p w14:paraId="75963BCC" w14:textId="77777777" w:rsidR="004C693F" w:rsidRDefault="004C693F"/>
        </w:tc>
        <w:tc>
          <w:tcPr>
            <w:tcW w:w="1240" w:type="dxa"/>
            <w:tcMar>
              <w:top w:w="50" w:type="dxa"/>
              <w:left w:w="90" w:type="dxa"/>
              <w:bottom w:w="50" w:type="dxa"/>
              <w:right w:w="90" w:type="dxa"/>
            </w:tcMar>
            <w:vAlign w:val="center"/>
          </w:tcPr>
          <w:p w14:paraId="1F80EA76" w14:textId="77777777" w:rsidR="004C693F" w:rsidRDefault="004C693F"/>
        </w:tc>
        <w:tc>
          <w:tcPr>
            <w:tcW w:w="620" w:type="dxa"/>
            <w:tcMar>
              <w:top w:w="50" w:type="dxa"/>
              <w:left w:w="90" w:type="dxa"/>
              <w:bottom w:w="50" w:type="dxa"/>
              <w:right w:w="90" w:type="dxa"/>
            </w:tcMar>
            <w:vAlign w:val="center"/>
          </w:tcPr>
          <w:p w14:paraId="2FAF7354" w14:textId="77777777" w:rsidR="004C693F" w:rsidRDefault="004C693F"/>
        </w:tc>
        <w:tc>
          <w:tcPr>
            <w:tcW w:w="620" w:type="dxa"/>
            <w:tcMar>
              <w:top w:w="50" w:type="dxa"/>
              <w:left w:w="90" w:type="dxa"/>
              <w:bottom w:w="50" w:type="dxa"/>
              <w:right w:w="90" w:type="dxa"/>
            </w:tcMar>
            <w:vAlign w:val="center"/>
          </w:tcPr>
          <w:p w14:paraId="78E83BC6" w14:textId="77777777" w:rsidR="004C693F" w:rsidRDefault="004C693F"/>
        </w:tc>
        <w:tc>
          <w:tcPr>
            <w:tcW w:w="900" w:type="dxa"/>
            <w:tcMar>
              <w:top w:w="50" w:type="dxa"/>
              <w:left w:w="90" w:type="dxa"/>
              <w:bottom w:w="50" w:type="dxa"/>
              <w:right w:w="90" w:type="dxa"/>
            </w:tcMar>
            <w:vAlign w:val="center"/>
          </w:tcPr>
          <w:p w14:paraId="004A081B" w14:textId="77777777" w:rsidR="004C693F" w:rsidRDefault="004C693F"/>
        </w:tc>
        <w:tc>
          <w:tcPr>
            <w:tcW w:w="980" w:type="dxa"/>
            <w:tcMar>
              <w:top w:w="50" w:type="dxa"/>
              <w:left w:w="90" w:type="dxa"/>
              <w:bottom w:w="50" w:type="dxa"/>
              <w:right w:w="90" w:type="dxa"/>
            </w:tcMar>
            <w:vAlign w:val="center"/>
          </w:tcPr>
          <w:p w14:paraId="332599F3" w14:textId="77777777" w:rsidR="004C693F" w:rsidRDefault="004C693F"/>
        </w:tc>
        <w:tc>
          <w:tcPr>
            <w:tcW w:w="760" w:type="dxa"/>
            <w:tcMar>
              <w:top w:w="50" w:type="dxa"/>
              <w:left w:w="90" w:type="dxa"/>
              <w:bottom w:w="50" w:type="dxa"/>
              <w:right w:w="90" w:type="dxa"/>
            </w:tcMar>
            <w:vAlign w:val="center"/>
          </w:tcPr>
          <w:p w14:paraId="448FC436" w14:textId="77777777" w:rsidR="004C693F" w:rsidRDefault="004C693F"/>
        </w:tc>
        <w:tc>
          <w:tcPr>
            <w:tcW w:w="620" w:type="dxa"/>
            <w:tcMar>
              <w:top w:w="50" w:type="dxa"/>
              <w:left w:w="90" w:type="dxa"/>
              <w:bottom w:w="50" w:type="dxa"/>
              <w:right w:w="90" w:type="dxa"/>
            </w:tcMar>
            <w:vAlign w:val="center"/>
          </w:tcPr>
          <w:p w14:paraId="5A67380A" w14:textId="77777777" w:rsidR="004C693F" w:rsidRDefault="004C693F"/>
        </w:tc>
        <w:tc>
          <w:tcPr>
            <w:tcW w:w="880" w:type="dxa"/>
            <w:tcMar>
              <w:top w:w="50" w:type="dxa"/>
              <w:left w:w="90" w:type="dxa"/>
              <w:bottom w:w="50" w:type="dxa"/>
              <w:right w:w="90" w:type="dxa"/>
            </w:tcMar>
            <w:vAlign w:val="center"/>
          </w:tcPr>
          <w:p w14:paraId="44DDAB1A" w14:textId="77777777" w:rsidR="004C693F" w:rsidRDefault="004C693F"/>
        </w:tc>
      </w:tr>
      <w:tr w:rsidR="004C693F" w14:paraId="2603D961" w14:textId="77777777">
        <w:tc>
          <w:tcPr>
            <w:tcW w:w="1500" w:type="dxa"/>
            <w:tcMar>
              <w:top w:w="50" w:type="dxa"/>
              <w:left w:w="90" w:type="dxa"/>
              <w:bottom w:w="50" w:type="dxa"/>
              <w:right w:w="90" w:type="dxa"/>
            </w:tcMar>
            <w:vAlign w:val="center"/>
          </w:tcPr>
          <w:p w14:paraId="3CD1112C" w14:textId="77777777" w:rsidR="004C693F" w:rsidRDefault="004C693F"/>
        </w:tc>
        <w:tc>
          <w:tcPr>
            <w:tcW w:w="1240" w:type="dxa"/>
            <w:tcMar>
              <w:top w:w="50" w:type="dxa"/>
              <w:left w:w="90" w:type="dxa"/>
              <w:bottom w:w="50" w:type="dxa"/>
              <w:right w:w="90" w:type="dxa"/>
            </w:tcMar>
            <w:vAlign w:val="center"/>
          </w:tcPr>
          <w:p w14:paraId="3B8C99BB" w14:textId="77777777" w:rsidR="004C693F" w:rsidRDefault="004C693F"/>
        </w:tc>
        <w:tc>
          <w:tcPr>
            <w:tcW w:w="1240" w:type="dxa"/>
            <w:tcMar>
              <w:top w:w="50" w:type="dxa"/>
              <w:left w:w="90" w:type="dxa"/>
              <w:bottom w:w="50" w:type="dxa"/>
              <w:right w:w="90" w:type="dxa"/>
            </w:tcMar>
            <w:vAlign w:val="center"/>
          </w:tcPr>
          <w:p w14:paraId="1BF25F1F" w14:textId="77777777" w:rsidR="004C693F" w:rsidRDefault="004C693F"/>
        </w:tc>
        <w:tc>
          <w:tcPr>
            <w:tcW w:w="620" w:type="dxa"/>
            <w:tcMar>
              <w:top w:w="50" w:type="dxa"/>
              <w:left w:w="90" w:type="dxa"/>
              <w:bottom w:w="50" w:type="dxa"/>
              <w:right w:w="90" w:type="dxa"/>
            </w:tcMar>
            <w:vAlign w:val="center"/>
          </w:tcPr>
          <w:p w14:paraId="3C37E6FA" w14:textId="77777777" w:rsidR="004C693F" w:rsidRDefault="004C693F"/>
        </w:tc>
        <w:tc>
          <w:tcPr>
            <w:tcW w:w="620" w:type="dxa"/>
            <w:tcMar>
              <w:top w:w="50" w:type="dxa"/>
              <w:left w:w="90" w:type="dxa"/>
              <w:bottom w:w="50" w:type="dxa"/>
              <w:right w:w="90" w:type="dxa"/>
            </w:tcMar>
            <w:vAlign w:val="center"/>
          </w:tcPr>
          <w:p w14:paraId="47A4DFEF" w14:textId="77777777" w:rsidR="004C693F" w:rsidRDefault="004C693F"/>
        </w:tc>
        <w:tc>
          <w:tcPr>
            <w:tcW w:w="900" w:type="dxa"/>
            <w:tcMar>
              <w:top w:w="50" w:type="dxa"/>
              <w:left w:w="90" w:type="dxa"/>
              <w:bottom w:w="50" w:type="dxa"/>
              <w:right w:w="90" w:type="dxa"/>
            </w:tcMar>
            <w:vAlign w:val="center"/>
          </w:tcPr>
          <w:p w14:paraId="1B2FA8DF" w14:textId="77777777" w:rsidR="004C693F" w:rsidRDefault="004C693F"/>
        </w:tc>
        <w:tc>
          <w:tcPr>
            <w:tcW w:w="980" w:type="dxa"/>
            <w:tcMar>
              <w:top w:w="50" w:type="dxa"/>
              <w:left w:w="90" w:type="dxa"/>
              <w:bottom w:w="50" w:type="dxa"/>
              <w:right w:w="90" w:type="dxa"/>
            </w:tcMar>
            <w:vAlign w:val="center"/>
          </w:tcPr>
          <w:p w14:paraId="0E6E2CB6" w14:textId="77777777" w:rsidR="004C693F" w:rsidRDefault="004C693F"/>
        </w:tc>
        <w:tc>
          <w:tcPr>
            <w:tcW w:w="760" w:type="dxa"/>
            <w:tcMar>
              <w:top w:w="50" w:type="dxa"/>
              <w:left w:w="90" w:type="dxa"/>
              <w:bottom w:w="50" w:type="dxa"/>
              <w:right w:w="90" w:type="dxa"/>
            </w:tcMar>
            <w:vAlign w:val="center"/>
          </w:tcPr>
          <w:p w14:paraId="33B5F059" w14:textId="77777777" w:rsidR="004C693F" w:rsidRDefault="004C693F"/>
        </w:tc>
        <w:tc>
          <w:tcPr>
            <w:tcW w:w="620" w:type="dxa"/>
            <w:tcMar>
              <w:top w:w="50" w:type="dxa"/>
              <w:left w:w="90" w:type="dxa"/>
              <w:bottom w:w="50" w:type="dxa"/>
              <w:right w:w="90" w:type="dxa"/>
            </w:tcMar>
            <w:vAlign w:val="center"/>
          </w:tcPr>
          <w:p w14:paraId="65D262F1" w14:textId="77777777" w:rsidR="004C693F" w:rsidRDefault="004C693F"/>
        </w:tc>
        <w:tc>
          <w:tcPr>
            <w:tcW w:w="880" w:type="dxa"/>
            <w:tcMar>
              <w:top w:w="50" w:type="dxa"/>
              <w:left w:w="90" w:type="dxa"/>
              <w:bottom w:w="50" w:type="dxa"/>
              <w:right w:w="90" w:type="dxa"/>
            </w:tcMar>
            <w:vAlign w:val="center"/>
          </w:tcPr>
          <w:p w14:paraId="532AA4DF" w14:textId="77777777" w:rsidR="004C693F" w:rsidRDefault="004C693F"/>
        </w:tc>
      </w:tr>
      <w:tr w:rsidR="004C693F" w14:paraId="3736B215" w14:textId="77777777">
        <w:tc>
          <w:tcPr>
            <w:tcW w:w="1500" w:type="dxa"/>
            <w:tcMar>
              <w:top w:w="50" w:type="dxa"/>
              <w:left w:w="90" w:type="dxa"/>
              <w:bottom w:w="50" w:type="dxa"/>
              <w:right w:w="90" w:type="dxa"/>
            </w:tcMar>
            <w:vAlign w:val="center"/>
          </w:tcPr>
          <w:p w14:paraId="7CB713F5" w14:textId="77777777" w:rsidR="004C693F" w:rsidRDefault="004C693F"/>
        </w:tc>
        <w:tc>
          <w:tcPr>
            <w:tcW w:w="1240" w:type="dxa"/>
            <w:tcMar>
              <w:top w:w="50" w:type="dxa"/>
              <w:left w:w="90" w:type="dxa"/>
              <w:bottom w:w="50" w:type="dxa"/>
              <w:right w:w="90" w:type="dxa"/>
            </w:tcMar>
            <w:vAlign w:val="center"/>
          </w:tcPr>
          <w:p w14:paraId="1685A746" w14:textId="77777777" w:rsidR="004C693F" w:rsidRDefault="004C693F"/>
        </w:tc>
        <w:tc>
          <w:tcPr>
            <w:tcW w:w="1240" w:type="dxa"/>
            <w:tcMar>
              <w:top w:w="50" w:type="dxa"/>
              <w:left w:w="90" w:type="dxa"/>
              <w:bottom w:w="50" w:type="dxa"/>
              <w:right w:w="90" w:type="dxa"/>
            </w:tcMar>
            <w:vAlign w:val="center"/>
          </w:tcPr>
          <w:p w14:paraId="206EF948" w14:textId="77777777" w:rsidR="004C693F" w:rsidRDefault="004C693F"/>
        </w:tc>
        <w:tc>
          <w:tcPr>
            <w:tcW w:w="620" w:type="dxa"/>
            <w:tcMar>
              <w:top w:w="50" w:type="dxa"/>
              <w:left w:w="90" w:type="dxa"/>
              <w:bottom w:w="50" w:type="dxa"/>
              <w:right w:w="90" w:type="dxa"/>
            </w:tcMar>
            <w:vAlign w:val="center"/>
          </w:tcPr>
          <w:p w14:paraId="5C5DF242" w14:textId="77777777" w:rsidR="004C693F" w:rsidRDefault="004C693F"/>
        </w:tc>
        <w:tc>
          <w:tcPr>
            <w:tcW w:w="620" w:type="dxa"/>
            <w:tcMar>
              <w:top w:w="50" w:type="dxa"/>
              <w:left w:w="90" w:type="dxa"/>
              <w:bottom w:w="50" w:type="dxa"/>
              <w:right w:w="90" w:type="dxa"/>
            </w:tcMar>
            <w:vAlign w:val="center"/>
          </w:tcPr>
          <w:p w14:paraId="1B23A32C" w14:textId="77777777" w:rsidR="004C693F" w:rsidRDefault="004C693F"/>
        </w:tc>
        <w:tc>
          <w:tcPr>
            <w:tcW w:w="900" w:type="dxa"/>
            <w:tcMar>
              <w:top w:w="50" w:type="dxa"/>
              <w:left w:w="90" w:type="dxa"/>
              <w:bottom w:w="50" w:type="dxa"/>
              <w:right w:w="90" w:type="dxa"/>
            </w:tcMar>
            <w:vAlign w:val="center"/>
          </w:tcPr>
          <w:p w14:paraId="4137969E" w14:textId="77777777" w:rsidR="004C693F" w:rsidRDefault="004C693F"/>
        </w:tc>
        <w:tc>
          <w:tcPr>
            <w:tcW w:w="980" w:type="dxa"/>
            <w:tcMar>
              <w:top w:w="50" w:type="dxa"/>
              <w:left w:w="90" w:type="dxa"/>
              <w:bottom w:w="50" w:type="dxa"/>
              <w:right w:w="90" w:type="dxa"/>
            </w:tcMar>
            <w:vAlign w:val="center"/>
          </w:tcPr>
          <w:p w14:paraId="0C99F7C1" w14:textId="77777777" w:rsidR="004C693F" w:rsidRDefault="004C693F"/>
        </w:tc>
        <w:tc>
          <w:tcPr>
            <w:tcW w:w="760" w:type="dxa"/>
            <w:tcMar>
              <w:top w:w="50" w:type="dxa"/>
              <w:left w:w="90" w:type="dxa"/>
              <w:bottom w:w="50" w:type="dxa"/>
              <w:right w:w="90" w:type="dxa"/>
            </w:tcMar>
            <w:vAlign w:val="center"/>
          </w:tcPr>
          <w:p w14:paraId="09C25E1D" w14:textId="77777777" w:rsidR="004C693F" w:rsidRDefault="004C693F"/>
        </w:tc>
        <w:tc>
          <w:tcPr>
            <w:tcW w:w="620" w:type="dxa"/>
            <w:tcMar>
              <w:top w:w="50" w:type="dxa"/>
              <w:left w:w="90" w:type="dxa"/>
              <w:bottom w:w="50" w:type="dxa"/>
              <w:right w:w="90" w:type="dxa"/>
            </w:tcMar>
            <w:vAlign w:val="center"/>
          </w:tcPr>
          <w:p w14:paraId="00A13E74" w14:textId="77777777" w:rsidR="004C693F" w:rsidRDefault="004C693F"/>
        </w:tc>
        <w:tc>
          <w:tcPr>
            <w:tcW w:w="880" w:type="dxa"/>
            <w:tcMar>
              <w:top w:w="50" w:type="dxa"/>
              <w:left w:w="90" w:type="dxa"/>
              <w:bottom w:w="50" w:type="dxa"/>
              <w:right w:w="90" w:type="dxa"/>
            </w:tcMar>
            <w:vAlign w:val="center"/>
          </w:tcPr>
          <w:p w14:paraId="44E5994B" w14:textId="77777777" w:rsidR="004C693F" w:rsidRDefault="004C693F"/>
        </w:tc>
      </w:tr>
      <w:tr w:rsidR="004C693F" w14:paraId="7C9F8FD9" w14:textId="77777777">
        <w:tc>
          <w:tcPr>
            <w:tcW w:w="1500" w:type="dxa"/>
            <w:tcMar>
              <w:top w:w="50" w:type="dxa"/>
              <w:left w:w="90" w:type="dxa"/>
              <w:bottom w:w="50" w:type="dxa"/>
              <w:right w:w="90" w:type="dxa"/>
            </w:tcMar>
            <w:vAlign w:val="center"/>
          </w:tcPr>
          <w:p w14:paraId="485A9AC8" w14:textId="77777777" w:rsidR="004C693F" w:rsidRDefault="004C693F"/>
        </w:tc>
        <w:tc>
          <w:tcPr>
            <w:tcW w:w="1240" w:type="dxa"/>
            <w:tcMar>
              <w:top w:w="50" w:type="dxa"/>
              <w:left w:w="90" w:type="dxa"/>
              <w:bottom w:w="50" w:type="dxa"/>
              <w:right w:w="90" w:type="dxa"/>
            </w:tcMar>
            <w:vAlign w:val="center"/>
          </w:tcPr>
          <w:p w14:paraId="56F0CB9D" w14:textId="77777777" w:rsidR="004C693F" w:rsidRDefault="004C693F"/>
        </w:tc>
        <w:tc>
          <w:tcPr>
            <w:tcW w:w="1240" w:type="dxa"/>
            <w:tcMar>
              <w:top w:w="50" w:type="dxa"/>
              <w:left w:w="90" w:type="dxa"/>
              <w:bottom w:w="50" w:type="dxa"/>
              <w:right w:w="90" w:type="dxa"/>
            </w:tcMar>
            <w:vAlign w:val="center"/>
          </w:tcPr>
          <w:p w14:paraId="6EC02185" w14:textId="77777777" w:rsidR="004C693F" w:rsidRDefault="004C693F"/>
        </w:tc>
        <w:tc>
          <w:tcPr>
            <w:tcW w:w="620" w:type="dxa"/>
            <w:tcMar>
              <w:top w:w="50" w:type="dxa"/>
              <w:left w:w="90" w:type="dxa"/>
              <w:bottom w:w="50" w:type="dxa"/>
              <w:right w:w="90" w:type="dxa"/>
            </w:tcMar>
            <w:vAlign w:val="center"/>
          </w:tcPr>
          <w:p w14:paraId="5BD2E333" w14:textId="77777777" w:rsidR="004C693F" w:rsidRDefault="004C693F"/>
        </w:tc>
        <w:tc>
          <w:tcPr>
            <w:tcW w:w="620" w:type="dxa"/>
            <w:tcMar>
              <w:top w:w="50" w:type="dxa"/>
              <w:left w:w="90" w:type="dxa"/>
              <w:bottom w:w="50" w:type="dxa"/>
              <w:right w:w="90" w:type="dxa"/>
            </w:tcMar>
            <w:vAlign w:val="center"/>
          </w:tcPr>
          <w:p w14:paraId="44630D58" w14:textId="77777777" w:rsidR="004C693F" w:rsidRDefault="004C693F"/>
        </w:tc>
        <w:tc>
          <w:tcPr>
            <w:tcW w:w="900" w:type="dxa"/>
            <w:tcMar>
              <w:top w:w="50" w:type="dxa"/>
              <w:left w:w="90" w:type="dxa"/>
              <w:bottom w:w="50" w:type="dxa"/>
              <w:right w:w="90" w:type="dxa"/>
            </w:tcMar>
            <w:vAlign w:val="center"/>
          </w:tcPr>
          <w:p w14:paraId="2703BF70" w14:textId="77777777" w:rsidR="004C693F" w:rsidRDefault="004C693F"/>
        </w:tc>
        <w:tc>
          <w:tcPr>
            <w:tcW w:w="980" w:type="dxa"/>
            <w:tcMar>
              <w:top w:w="50" w:type="dxa"/>
              <w:left w:w="90" w:type="dxa"/>
              <w:bottom w:w="50" w:type="dxa"/>
              <w:right w:w="90" w:type="dxa"/>
            </w:tcMar>
            <w:vAlign w:val="center"/>
          </w:tcPr>
          <w:p w14:paraId="55D3F6B1" w14:textId="77777777" w:rsidR="004C693F" w:rsidRDefault="004C693F"/>
        </w:tc>
        <w:tc>
          <w:tcPr>
            <w:tcW w:w="760" w:type="dxa"/>
            <w:tcMar>
              <w:top w:w="50" w:type="dxa"/>
              <w:left w:w="90" w:type="dxa"/>
              <w:bottom w:w="50" w:type="dxa"/>
              <w:right w:w="90" w:type="dxa"/>
            </w:tcMar>
            <w:vAlign w:val="center"/>
          </w:tcPr>
          <w:p w14:paraId="3FABB752" w14:textId="77777777" w:rsidR="004C693F" w:rsidRDefault="004C693F"/>
        </w:tc>
        <w:tc>
          <w:tcPr>
            <w:tcW w:w="620" w:type="dxa"/>
            <w:tcMar>
              <w:top w:w="50" w:type="dxa"/>
              <w:left w:w="90" w:type="dxa"/>
              <w:bottom w:w="50" w:type="dxa"/>
              <w:right w:w="90" w:type="dxa"/>
            </w:tcMar>
            <w:vAlign w:val="center"/>
          </w:tcPr>
          <w:p w14:paraId="39A4A885" w14:textId="77777777" w:rsidR="004C693F" w:rsidRDefault="004C693F"/>
        </w:tc>
        <w:tc>
          <w:tcPr>
            <w:tcW w:w="880" w:type="dxa"/>
            <w:tcMar>
              <w:top w:w="50" w:type="dxa"/>
              <w:left w:w="90" w:type="dxa"/>
              <w:bottom w:w="50" w:type="dxa"/>
              <w:right w:w="90" w:type="dxa"/>
            </w:tcMar>
            <w:vAlign w:val="center"/>
          </w:tcPr>
          <w:p w14:paraId="7CE1C716" w14:textId="77777777" w:rsidR="004C693F" w:rsidRDefault="004C693F"/>
        </w:tc>
      </w:tr>
      <w:tr w:rsidR="004C693F" w14:paraId="1A993202" w14:textId="77777777">
        <w:tc>
          <w:tcPr>
            <w:tcW w:w="1500" w:type="dxa"/>
            <w:tcMar>
              <w:top w:w="50" w:type="dxa"/>
              <w:left w:w="90" w:type="dxa"/>
              <w:bottom w:w="50" w:type="dxa"/>
              <w:right w:w="90" w:type="dxa"/>
            </w:tcMar>
            <w:vAlign w:val="center"/>
          </w:tcPr>
          <w:p w14:paraId="105E7797" w14:textId="77777777" w:rsidR="004C693F" w:rsidRDefault="004C693F"/>
        </w:tc>
        <w:tc>
          <w:tcPr>
            <w:tcW w:w="1240" w:type="dxa"/>
            <w:tcMar>
              <w:top w:w="50" w:type="dxa"/>
              <w:left w:w="90" w:type="dxa"/>
              <w:bottom w:w="50" w:type="dxa"/>
              <w:right w:w="90" w:type="dxa"/>
            </w:tcMar>
            <w:vAlign w:val="center"/>
          </w:tcPr>
          <w:p w14:paraId="131E83CC" w14:textId="77777777" w:rsidR="004C693F" w:rsidRDefault="004C693F"/>
        </w:tc>
        <w:tc>
          <w:tcPr>
            <w:tcW w:w="1240" w:type="dxa"/>
            <w:tcMar>
              <w:top w:w="50" w:type="dxa"/>
              <w:left w:w="90" w:type="dxa"/>
              <w:bottom w:w="50" w:type="dxa"/>
              <w:right w:w="90" w:type="dxa"/>
            </w:tcMar>
            <w:vAlign w:val="center"/>
          </w:tcPr>
          <w:p w14:paraId="14B2D578" w14:textId="77777777" w:rsidR="004C693F" w:rsidRDefault="004C693F"/>
        </w:tc>
        <w:tc>
          <w:tcPr>
            <w:tcW w:w="620" w:type="dxa"/>
            <w:tcMar>
              <w:top w:w="50" w:type="dxa"/>
              <w:left w:w="90" w:type="dxa"/>
              <w:bottom w:w="50" w:type="dxa"/>
              <w:right w:w="90" w:type="dxa"/>
            </w:tcMar>
            <w:vAlign w:val="center"/>
          </w:tcPr>
          <w:p w14:paraId="2BB42474" w14:textId="77777777" w:rsidR="004C693F" w:rsidRDefault="004C693F"/>
        </w:tc>
        <w:tc>
          <w:tcPr>
            <w:tcW w:w="620" w:type="dxa"/>
            <w:tcMar>
              <w:top w:w="50" w:type="dxa"/>
              <w:left w:w="90" w:type="dxa"/>
              <w:bottom w:w="50" w:type="dxa"/>
              <w:right w:w="90" w:type="dxa"/>
            </w:tcMar>
            <w:vAlign w:val="center"/>
          </w:tcPr>
          <w:p w14:paraId="38E73109" w14:textId="77777777" w:rsidR="004C693F" w:rsidRDefault="004C693F"/>
        </w:tc>
        <w:tc>
          <w:tcPr>
            <w:tcW w:w="900" w:type="dxa"/>
            <w:tcMar>
              <w:top w:w="50" w:type="dxa"/>
              <w:left w:w="90" w:type="dxa"/>
              <w:bottom w:w="50" w:type="dxa"/>
              <w:right w:w="90" w:type="dxa"/>
            </w:tcMar>
            <w:vAlign w:val="center"/>
          </w:tcPr>
          <w:p w14:paraId="1850F745" w14:textId="77777777" w:rsidR="004C693F" w:rsidRDefault="004C693F"/>
        </w:tc>
        <w:tc>
          <w:tcPr>
            <w:tcW w:w="980" w:type="dxa"/>
            <w:tcMar>
              <w:top w:w="50" w:type="dxa"/>
              <w:left w:w="90" w:type="dxa"/>
              <w:bottom w:w="50" w:type="dxa"/>
              <w:right w:w="90" w:type="dxa"/>
            </w:tcMar>
            <w:vAlign w:val="center"/>
          </w:tcPr>
          <w:p w14:paraId="752AD31A" w14:textId="77777777" w:rsidR="004C693F" w:rsidRDefault="004C693F"/>
        </w:tc>
        <w:tc>
          <w:tcPr>
            <w:tcW w:w="760" w:type="dxa"/>
            <w:tcMar>
              <w:top w:w="50" w:type="dxa"/>
              <w:left w:w="90" w:type="dxa"/>
              <w:bottom w:w="50" w:type="dxa"/>
              <w:right w:w="90" w:type="dxa"/>
            </w:tcMar>
            <w:vAlign w:val="center"/>
          </w:tcPr>
          <w:p w14:paraId="06F17FC4" w14:textId="77777777" w:rsidR="004C693F" w:rsidRDefault="004C693F"/>
        </w:tc>
        <w:tc>
          <w:tcPr>
            <w:tcW w:w="620" w:type="dxa"/>
            <w:tcMar>
              <w:top w:w="50" w:type="dxa"/>
              <w:left w:w="90" w:type="dxa"/>
              <w:bottom w:w="50" w:type="dxa"/>
              <w:right w:w="90" w:type="dxa"/>
            </w:tcMar>
            <w:vAlign w:val="center"/>
          </w:tcPr>
          <w:p w14:paraId="79BF244B" w14:textId="77777777" w:rsidR="004C693F" w:rsidRDefault="004C693F"/>
        </w:tc>
        <w:tc>
          <w:tcPr>
            <w:tcW w:w="880" w:type="dxa"/>
            <w:tcMar>
              <w:top w:w="50" w:type="dxa"/>
              <w:left w:w="90" w:type="dxa"/>
              <w:bottom w:w="50" w:type="dxa"/>
              <w:right w:w="90" w:type="dxa"/>
            </w:tcMar>
            <w:vAlign w:val="center"/>
          </w:tcPr>
          <w:p w14:paraId="34E043E3" w14:textId="77777777" w:rsidR="004C693F" w:rsidRDefault="004C693F"/>
        </w:tc>
      </w:tr>
    </w:tbl>
    <w:p w14:paraId="022048B4" w14:textId="77777777" w:rsidR="004C693F" w:rsidRDefault="004C693F">
      <w:pPr>
        <w:spacing w:after="160"/>
      </w:pPr>
    </w:p>
    <w:p w14:paraId="2B91C9EE" w14:textId="77777777" w:rsidR="004C693F" w:rsidRDefault="008737C7">
      <w:pPr>
        <w:spacing w:after="140"/>
      </w:pPr>
      <w:r>
        <w:rPr>
          <w:i/>
          <w:iCs/>
          <w:sz w:val="20"/>
          <w:szCs w:val="20"/>
        </w:rPr>
        <w:t>[Populate from the Town's pavement condition assessment and prioritization list. Verify each section against the Powell Bill municipal street system inventory before advertisement.]</w:t>
      </w:r>
    </w:p>
    <w:sectPr w:rsidR="004C693F">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71EC61C" w14:textId="77777777" w:rsidR="00F07C33" w:rsidRDefault="00F07C33">
      <w:r>
        <w:separator/>
      </w:r>
    </w:p>
  </w:endnote>
  <w:endnote w:type="continuationSeparator" w:id="0">
    <w:p w14:paraId="73E7B99B" w14:textId="77777777" w:rsidR="00F07C33" w:rsidRDefault="00F07C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3F6E197" w14:textId="77777777" w:rsidR="004C693F" w:rsidRDefault="008737C7">
    <w:pPr>
      <w:jc w:val="center"/>
    </w:pPr>
    <w:r>
      <w:rPr>
        <w:sz w:val="18"/>
        <w:szCs w:val="18"/>
      </w:rPr>
      <w:t xml:space="preserve">Town of China Grove — Street Resurfacing, Contract No. STR-27     |     Page </w:t>
    </w:r>
    <w:r>
      <w:rPr>
        <w:sz w:val="18"/>
        <w:szCs w:val="18"/>
      </w:rPr>
      <w:fldChar w:fldCharType="begin"/>
    </w:r>
    <w:r>
      <w:rPr>
        <w:sz w:val="18"/>
        <w:szCs w:val="18"/>
      </w:rPr>
      <w:instrText>PAGE</w:instrText>
    </w:r>
    <w:r>
      <w:rPr>
        <w:sz w:val="18"/>
        <w:szCs w:val="18"/>
      </w:rPr>
      <w:fldChar w:fldCharType="separate"/>
    </w:r>
    <w:r w:rsidR="003D0075">
      <w:rPr>
        <w:noProof/>
        <w:sz w:val="18"/>
        <w:szCs w:val="18"/>
      </w:rPr>
      <w:t>1</w:t>
    </w:r>
    <w:r>
      <w:rPr>
        <w:sz w:val="18"/>
        <w:szCs w:val="18"/>
      </w:rPr>
      <w:fldChar w:fldCharType="end"/>
    </w:r>
    <w:r>
      <w:rPr>
        <w:sz w:val="18"/>
        <w:szCs w:val="18"/>
      </w:rPr>
      <w:t xml:space="preserve"> of </w:t>
    </w:r>
    <w:r>
      <w:rPr>
        <w:sz w:val="18"/>
        <w:szCs w:val="18"/>
      </w:rPr>
      <w:fldChar w:fldCharType="begin"/>
    </w:r>
    <w:r>
      <w:rPr>
        <w:sz w:val="18"/>
        <w:szCs w:val="18"/>
      </w:rPr>
      <w:instrText>NUMPAGES</w:instrText>
    </w:r>
    <w:r>
      <w:rPr>
        <w:sz w:val="18"/>
        <w:szCs w:val="18"/>
      </w:rPr>
      <w:fldChar w:fldCharType="separate"/>
    </w:r>
    <w:r w:rsidR="003D0075">
      <w:rPr>
        <w:noProof/>
        <w:sz w:val="18"/>
        <w:szCs w:val="18"/>
      </w:rPr>
      <w:t>2</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2311754" w14:textId="77777777" w:rsidR="00F07C33" w:rsidRDefault="00F07C33">
      <w:r>
        <w:separator/>
      </w:r>
    </w:p>
  </w:footnote>
  <w:footnote w:type="continuationSeparator" w:id="0">
    <w:p w14:paraId="50B658DD" w14:textId="77777777" w:rsidR="00F07C33" w:rsidRDefault="00F07C3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43D58E8"/>
    <w:multiLevelType w:val="hybridMultilevel"/>
    <w:tmpl w:val="E6EA479E"/>
    <w:lvl w:ilvl="0" w:tplc="D4847C60">
      <w:start w:val="1"/>
      <w:numFmt w:val="bullet"/>
      <w:lvlText w:val="●"/>
      <w:lvlJc w:val="left"/>
      <w:pPr>
        <w:ind w:left="720" w:hanging="360"/>
      </w:pPr>
    </w:lvl>
    <w:lvl w:ilvl="1" w:tplc="11C27FB6">
      <w:start w:val="1"/>
      <w:numFmt w:val="bullet"/>
      <w:lvlText w:val="○"/>
      <w:lvlJc w:val="left"/>
      <w:pPr>
        <w:ind w:left="1440" w:hanging="360"/>
      </w:pPr>
    </w:lvl>
    <w:lvl w:ilvl="2" w:tplc="CF3E29E2">
      <w:start w:val="1"/>
      <w:numFmt w:val="bullet"/>
      <w:lvlText w:val="■"/>
      <w:lvlJc w:val="left"/>
      <w:pPr>
        <w:ind w:left="2160" w:hanging="360"/>
      </w:pPr>
    </w:lvl>
    <w:lvl w:ilvl="3" w:tplc="46A22C8A">
      <w:start w:val="1"/>
      <w:numFmt w:val="bullet"/>
      <w:lvlText w:val="●"/>
      <w:lvlJc w:val="left"/>
      <w:pPr>
        <w:ind w:left="2880" w:hanging="360"/>
      </w:pPr>
    </w:lvl>
    <w:lvl w:ilvl="4" w:tplc="F71462EC">
      <w:start w:val="1"/>
      <w:numFmt w:val="bullet"/>
      <w:lvlText w:val="○"/>
      <w:lvlJc w:val="left"/>
      <w:pPr>
        <w:ind w:left="3600" w:hanging="360"/>
      </w:pPr>
    </w:lvl>
    <w:lvl w:ilvl="5" w:tplc="52526868">
      <w:start w:val="1"/>
      <w:numFmt w:val="bullet"/>
      <w:lvlText w:val="■"/>
      <w:lvlJc w:val="left"/>
      <w:pPr>
        <w:ind w:left="4320" w:hanging="360"/>
      </w:pPr>
    </w:lvl>
    <w:lvl w:ilvl="6" w:tplc="BC664508">
      <w:start w:val="1"/>
      <w:numFmt w:val="bullet"/>
      <w:lvlText w:val="●"/>
      <w:lvlJc w:val="left"/>
      <w:pPr>
        <w:ind w:left="5040" w:hanging="360"/>
      </w:pPr>
    </w:lvl>
    <w:lvl w:ilvl="7" w:tplc="A8C2BCAE">
      <w:start w:val="1"/>
      <w:numFmt w:val="bullet"/>
      <w:lvlText w:val="●"/>
      <w:lvlJc w:val="left"/>
      <w:pPr>
        <w:ind w:left="5760" w:hanging="360"/>
      </w:pPr>
    </w:lvl>
    <w:lvl w:ilvl="8" w:tplc="FAF426FC">
      <w:start w:val="1"/>
      <w:numFmt w:val="bullet"/>
      <w:lvlText w:val="●"/>
      <w:lvlJc w:val="left"/>
      <w:pPr>
        <w:ind w:left="6480" w:hanging="360"/>
      </w:pPr>
    </w:lvl>
  </w:abstractNum>
  <w:num w:numId="1" w16cid:durableId="1413090860">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val="bestFit" w:percent="171"/>
  <w:displayBackgroundShape/>
  <w:hideSpellingErrors/>
  <w:hideGrammatical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693F"/>
    <w:rsid w:val="00200446"/>
    <w:rsid w:val="003D0075"/>
    <w:rsid w:val="004C693F"/>
    <w:rsid w:val="006A65B9"/>
    <w:rsid w:val="0083760D"/>
    <w:rsid w:val="008737C7"/>
    <w:rsid w:val="00F07C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D90CB"/>
  <w15:docId w15:val="{F6C18743-59AE-496B-9361-63DAC6AB66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61</Pages>
  <Words>23398</Words>
  <Characters>133373</Characters>
  <Application>Microsoft Office Word</Application>
  <DocSecurity>0</DocSecurity>
  <Lines>1111</Lines>
  <Paragraphs>312</Paragraphs>
  <ScaleCrop>false</ScaleCrop>
  <Company/>
  <LinksUpToDate>false</LinksUpToDate>
  <CharactersWithSpaces>156459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Tom Brooke</cp:lastModifiedBy>
  <cp:revision>2</cp:revision>
  <dcterms:created xsi:type="dcterms:W3CDTF">2026-09-14T21:01:00Z</dcterms:created>
  <dcterms:modified xsi:type="dcterms:W3CDTF">2026-09-14T21:01:00Z</dcterms:modified>
</cp:coreProperties>
</file>